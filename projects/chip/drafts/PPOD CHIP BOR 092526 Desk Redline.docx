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D8E6D" w14:textId="4F87EBBF" w:rsidR="00077796" w:rsidRPr="00FE3D51" w:rsidRDefault="0B33BD35" w:rsidP="006768A5">
      <w:pPr>
        <w:pStyle w:val="Title"/>
        <w:rPr>
          <w:sz w:val="40"/>
          <w:szCs w:val="40"/>
        </w:rPr>
      </w:pPr>
      <w:r>
        <w:rPr>
          <w:sz w:val="40"/>
          <w:szCs w:val="40"/>
        </w:rPr>
        <w:t>PRELIMINARY PLAN OF DEVELOPMENT (PPOD)</w:t>
      </w:r>
    </w:p>
    <w:p w14:paraId="6D6DB71F" w14:textId="6E852BE3" w:rsidR="00077796" w:rsidRDefault="0B33BD35" w:rsidP="345F98D0">
      <w:pPr>
        <w:spacing w:after="40"/>
        <w:jc w:val="center"/>
        <w:rPr>
          <w:b/>
          <w:bCs/>
          <w:sz w:val="32"/>
          <w:szCs w:val="32"/>
        </w:rPr>
      </w:pPr>
      <w:r>
        <w:rPr>
          <w:b/>
          <w:bCs/>
          <w:sz w:val="32"/>
          <w:szCs w:val="32"/>
        </w:rPr>
        <w:t>CHIP Corner Crossings Project</w:t>
      </w:r>
    </w:p>
    <w:p w14:paraId="25172410" w14:textId="77777777" w:rsidR="00077796" w:rsidRDefault="00FF017B">
      <w:pPr>
        <w:spacing w:after="40"/>
        <w:jc w:val="center"/>
      </w:pPr>
      <w:r>
        <w:rPr>
          <w:sz w:val="26"/>
        </w:rPr>
        <w:t>Federal-Land Corner Crossings on Bureau of Reclamation Land</w:t>
      </w:r>
    </w:p>
    <w:p w14:paraId="03CF40C6" w14:textId="77777777" w:rsidR="00077796" w:rsidRDefault="00FF017B">
      <w:pPr>
        <w:jc w:val="center"/>
      </w:pPr>
      <w:r>
        <w:rPr>
          <w:sz w:val="26"/>
        </w:rPr>
        <w:t>Churchill County, Nevada</w:t>
      </w:r>
    </w:p>
    <w:p w14:paraId="40F49FEE" w14:textId="77777777" w:rsidR="00077796" w:rsidRDefault="00077796">
      <w:pPr>
        <w:pStyle w:val="BodyText"/>
      </w:pPr>
    </w:p>
    <w:p w14:paraId="03A8498D" w14:textId="5B1BB907" w:rsidR="00077796" w:rsidRDefault="3946CD58">
      <w:pPr>
        <w:jc w:val="center"/>
      </w:pPr>
      <w:r>
        <w:t xml:space="preserve">September 18, 2026</w:t>
      </w:r>
    </w:p>
    <w:p w14:paraId="6A1A62C3" w14:textId="77777777" w:rsidR="00077796" w:rsidRDefault="00077796">
      <w:pPr>
        <w:pStyle w:val="BodyText"/>
      </w:pPr>
    </w:p>
    <w:p w14:paraId="114BCA0E" w14:textId="77777777" w:rsidR="00077796" w:rsidRDefault="00FF017B">
      <w:pPr>
        <w:jc w:val="center"/>
      </w:pPr>
      <w:r>
        <w:rPr>
          <w:b/>
        </w:rPr>
        <w:t>PREPARED FOR:</w:t>
      </w:r>
    </w:p>
    <w:p w14:paraId="23932E30" w14:textId="77777777" w:rsidR="00077796" w:rsidRDefault="00FF017B">
      <w:pPr>
        <w:spacing w:after="0"/>
        <w:jc w:val="center"/>
      </w:pPr>
      <w:r>
        <w:t>U.S. Department of the Interior</w:t>
      </w:r>
    </w:p>
    <w:p w14:paraId="605FBCA1" w14:textId="77777777" w:rsidR="00077796" w:rsidRDefault="00FF017B">
      <w:pPr>
        <w:spacing w:after="0"/>
        <w:jc w:val="center"/>
      </w:pPr>
      <w:r>
        <w:t>Bureau of Reclamation</w:t>
      </w:r>
    </w:p>
    <w:p w14:paraId="53D45A7B" w14:textId="77777777" w:rsidR="00077796" w:rsidRDefault="00FF017B">
      <w:pPr>
        <w:spacing w:after="0"/>
        <w:jc w:val="center"/>
      </w:pPr>
      <w:r>
        <w:t>Interior Region 10 — California-Great Basin</w:t>
      </w:r>
    </w:p>
    <w:p w14:paraId="14A01367" w14:textId="77777777" w:rsidR="00077796" w:rsidRDefault="00FF017B">
      <w:pPr>
        <w:spacing w:after="0"/>
        <w:jc w:val="center"/>
      </w:pPr>
      <w:r>
        <w:t>Lahontan Basin Area Office</w:t>
      </w:r>
    </w:p>
    <w:p w14:paraId="5C150D6A" w14:textId="77777777" w:rsidR="00077796" w:rsidRDefault="00FF017B">
      <w:pPr>
        <w:spacing w:after="0"/>
        <w:jc w:val="center"/>
      </w:pPr>
      <w:r>
        <w:t>705 North Plaza Street, Suite 320</w:t>
      </w:r>
    </w:p>
    <w:p w14:paraId="2EB081C9" w14:textId="77777777" w:rsidR="00077796" w:rsidRDefault="0B33BD35">
      <w:pPr>
        <w:spacing w:after="0"/>
        <w:jc w:val="center"/>
      </w:pPr>
      <w:r>
        <w:t>Carson City, Nevada 89701</w:t>
      </w:r>
    </w:p>
    <w:p w14:paraId="5774026F" w14:textId="4C89CE35" w:rsidR="00ED5868" w:rsidRDefault="00ED5868" w:rsidP="345F98D0">
      <w:pPr>
        <w:contextualSpacing/>
        <w:jc w:val="center"/>
        <w:rPr>
          <w:b/>
          <w:bCs/>
        </w:rPr>
      </w:pPr>
    </w:p>
    <w:p w14:paraId="48F74A5A" w14:textId="4EE3770B" w:rsidR="00ED5868" w:rsidRDefault="37E07279" w:rsidP="345F98D0">
      <w:pPr>
        <w:contextualSpacing/>
        <w:jc w:val="center"/>
      </w:pPr>
      <w:r>
        <w:rPr>
          <w:b/>
          <w:bCs/>
        </w:rPr>
        <w:t>SUBMITTED BY:</w:t>
      </w:r>
    </w:p>
    <w:p w14:paraId="0FD1458D" w14:textId="568E2784" w:rsidR="00ED5868" w:rsidRDefault="37E07279" w:rsidP="345F98D0">
      <w:pPr>
        <w:contextualSpacing/>
        <w:jc w:val="center"/>
        <w:rPr>
          <w:b/>
          <w:bCs/>
        </w:rPr>
      </w:pPr>
      <w:r>
        <w:rPr>
          <w:noProof/>
        </w:rPr>
        <w:drawing>
          <wp:inline distT="0" distB="0" distL="0" distR="0" wp14:anchorId="28BA3B82" wp14:editId="68719C88">
            <wp:extent cx="1069340" cy="508635"/>
            <wp:effectExtent l="0" t="0" r="0" b="0"/>
            <wp:docPr id="5828432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a:stretch>
                      <a:fillRect/>
                    </a:stretch>
                  </pic:blipFill>
                  <pic:spPr>
                    <a:xfrm>
                      <a:off x="0" y="0"/>
                      <a:ext cx="1069340" cy="508635"/>
                    </a:xfrm>
                    <a:prstGeom prst="rect">
                      <a:avLst/>
                    </a:prstGeom>
                  </pic:spPr>
                </pic:pic>
              </a:graphicData>
            </a:graphic>
          </wp:inline>
        </w:drawing>
      </w:r>
    </w:p>
    <w:p w14:paraId="1C6747FC" w14:textId="5C97A889" w:rsidR="00ED5868" w:rsidRPr="00684E6B" w:rsidRDefault="45C08A5E" w:rsidP="00FE3D51">
      <w:pPr>
        <w:spacing w:after="0"/>
        <w:jc w:val="center"/>
      </w:pPr>
      <w:r>
        <w:t>6001 Talbot Lane</w:t>
      </w:r>
    </w:p>
    <w:p w14:paraId="7EB22AFF" w14:textId="075C86A9" w:rsidR="00E14010" w:rsidRPr="00684E6B" w:rsidRDefault="45C08A5E" w:rsidP="00FE3D51">
      <w:pPr>
        <w:spacing w:after="0"/>
        <w:jc w:val="center"/>
      </w:pPr>
      <w:r>
        <w:t>Reno, NV 89509</w:t>
      </w:r>
    </w:p>
    <w:p w14:paraId="7AB356DD" w14:textId="61A80E69" w:rsidR="00077796" w:rsidRPr="008315A4" w:rsidRDefault="45C08A5E" w:rsidP="00FE3D51">
      <w:pPr>
        <w:spacing w:after="0"/>
        <w:jc w:val="center"/>
      </w:pPr>
      <w:r>
        <w:t>(775) 470-8680</w:t>
      </w:r>
    </w:p>
    <w:p w14:paraId="1E571398" w14:textId="77777777" w:rsidR="008315A4" w:rsidRDefault="008315A4">
      <w:pPr>
        <w:jc w:val="center"/>
        <w:rPr>
          <w:b/>
        </w:rPr>
      </w:pPr>
    </w:p>
    <w:p w14:paraId="4D186794" w14:textId="2A47C4D6" w:rsidR="00077796" w:rsidRDefault="00FF017B">
      <w:pPr>
        <w:jc w:val="center"/>
      </w:pPr>
      <w:r>
        <w:rPr>
          <w:b/>
        </w:rPr>
        <w:t>PREPARED BY:</w:t>
      </w:r>
    </w:p>
    <w:p w14:paraId="3C4A6604" w14:textId="77777777" w:rsidR="00077796" w:rsidRDefault="00FF017B">
      <w:pPr>
        <w:jc w:val="center"/>
      </w:pPr>
      <w:r>
        <w:rPr>
          <w:noProof/>
        </w:rPr>
        <w:drawing>
          <wp:inline distT="0" distB="0" distL="0" distR="0" wp14:anchorId="682CECE0" wp14:editId="1E882B90">
            <wp:extent cx="1234440" cy="935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234440" cy="935828"/>
                    </a:xfrm>
                    <a:prstGeom prst="rect">
                      <a:avLst/>
                    </a:prstGeom>
                  </pic:spPr>
                </pic:pic>
              </a:graphicData>
            </a:graphic>
          </wp:inline>
        </w:drawing>
      </w:r>
    </w:p>
    <w:p w14:paraId="0D388BB6" w14:textId="77777777" w:rsidR="00077796" w:rsidRPr="00F63952" w:rsidRDefault="00FF017B">
      <w:pPr>
        <w:spacing w:after="0"/>
        <w:jc w:val="center"/>
        <w:rPr>
          <w:lang w:val="fr-FR"/>
        </w:rPr>
      </w:pPr>
      <w:r>
        <w:rPr>
          <w:lang w:val="fr-FR"/>
        </w:rPr>
        <w:t>Energy Project Solutions, LLC</w:t>
      </w:r>
    </w:p>
    <w:p w14:paraId="4D5479F1" w14:textId="77777777" w:rsidR="00077796" w:rsidRPr="00F63952" w:rsidRDefault="00FF017B">
      <w:pPr>
        <w:spacing w:after="0"/>
        <w:jc w:val="center"/>
        <w:rPr>
          <w:lang w:val="fr-FR"/>
        </w:rPr>
      </w:pPr>
      <w:r>
        <w:rPr>
          <w:lang w:val="fr-FR"/>
        </w:rPr>
        <w:t>4675 W. Teco Avenue, Suite 230</w:t>
      </w:r>
    </w:p>
    <w:p w14:paraId="3CD6EE90" w14:textId="77777777" w:rsidR="00077796" w:rsidRDefault="00FF017B">
      <w:pPr>
        <w:spacing w:after="0"/>
        <w:jc w:val="center"/>
      </w:pPr>
      <w:r>
        <w:t>Las Vegas, Nevada 89118</w:t>
      </w:r>
    </w:p>
    <w:p w14:paraId="1C8AE641" w14:textId="77777777" w:rsidR="00077796" w:rsidRDefault="00FF017B">
      <w:pPr>
        <w:spacing w:after="0"/>
        <w:jc w:val="center"/>
      </w:pPr>
      <w:r>
        <w:t>energyprojectsolutions.com</w:t>
      </w:r>
    </w:p>
    <w:p w14:paraId="17AFFA39" w14:textId="3FA6A4C6" w:rsidR="00077796" w:rsidRDefault="00077796"/>
    <w:p w14:paraId="3AC0A170" w14:textId="77777777" w:rsidR="00FE3D51" w:rsidRDefault="00FE3D51">
      <w:pPr>
        <w:jc w:val="left"/>
        <w:rPr>
          <w:b/>
          <w:sz w:val="26"/>
        </w:rPr>
      </w:pPr>
      <w:r>
        <w:rPr>
          <w:b/>
          <w:sz w:val="26"/>
        </w:rPr>
        <w:br w:type="page"/>
      </w:r>
    </w:p>
    <w:p w14:paraId="186B8CFA" w14:textId="77777777" w:rsidR="00242709" w:rsidRDefault="00242709">
      <w:pPr>
        <w:rPr>
          <w:b/>
          <w:sz w:val="26"/>
        </w:rPr>
        <w:sectPr w:rsidR="00242709" w:rsidSect="00AE024D">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pPr>
    </w:p>
    <w:p w14:paraId="551F0F6F" w14:textId="417B8596" w:rsidR="00077796" w:rsidRDefault="00FF017B">
      <w:r>
        <w:rPr>
          <w:b/>
          <w:sz w:val="26"/>
        </w:rPr>
        <w:lastRenderedPageBreak/>
        <w:t>TABLE OF CONTENTS</w:t>
      </w:r>
    </w:p>
    <w:p w14:paraId="2480264B" w14:textId="203F34FB" w:rsidR="00BE7C7C" w:rsidRDefault="00FF017B">
      <w:pPr>
        <w:pStyle w:val="TOC1"/>
        <w:tabs>
          <w:tab w:val="left" w:pos="1200"/>
          <w:tab w:val="right" w:leader="dot" w:pos="9350"/>
        </w:tabs>
        <w:rPr>
          <w:noProof/>
          <w:kern w:val="2"/>
          <w:szCs w:val="24"/>
          <w14:ligatures w14:val="standardContextual"/>
        </w:rPr>
      </w:pPr>
      <w:r>
        <w:fldChar w:fldCharType="begin"/>
        <w:instrText xml:space="preserve"> TOC \o "1-3" \h \z \u </w:instrText>
        <w:fldChar w:fldCharType="separate"/>
      </w:r>
      <w:hyperlink w:anchor="_Toc240358290" w:history="1">
        <w:r>
          <w:rPr>
            <w:rStyle w:val="Hyperlink"/>
            <w:rFonts w:ascii="Times New Roman Bold" w:hAnsi="Times New Roman Bold"/>
            <w:noProof/>
          </w:rPr>
          <w:t>Section 1</w:t>
        </w:r>
        <w:r>
          <w:rPr>
            <w:noProof/>
            <w:kern w:val="2"/>
            <w:szCs w:val="24"/>
            <w14:ligatures w14:val="standardContextual"/>
          </w:rPr>
          <w:tab/>
        </w:r>
        <w:r>
          <w:rPr>
            <w:rStyle w:val="Hyperlink"/>
            <w:noProof/>
          </w:rPr>
          <w:t>Introduction</w:t>
        </w:r>
        <w:r>
          <w:rPr>
            <w:noProof/>
            <w:webHidden/>
          </w:rPr>
          <w:tab/>
          <w:fldChar w:fldCharType="begin"/>
          <w:instrText xml:space="preserve"> PAGEREF _Toc240358290 \h </w:instrText>
          <w:fldChar w:fldCharType="separate"/>
          <w:t>1</w:t>
          <w:fldChar w:fldCharType="end"/>
        </w:r>
      </w:hyperlink>
    </w:p>
    <w:p w14:paraId="6349DE31" w14:textId="401C71D8" w:rsidR="00BE7C7C" w:rsidRDefault="00BE7C7C">
      <w:pPr>
        <w:pStyle w:val="TOC2"/>
        <w:tabs>
          <w:tab w:val="left" w:pos="960"/>
          <w:tab w:val="right" w:leader="dot" w:pos="9350"/>
        </w:tabs>
        <w:rPr>
          <w:noProof/>
          <w:kern w:val="2"/>
          <w:szCs w:val="24"/>
          <w14:ligatures w14:val="standardContextual"/>
        </w:rPr>
      </w:pPr>
      <w:hyperlink w:anchor="_Toc240358291" w:history="1">
        <w:r>
          <w:rPr>
            <w:rStyle w:val="Hyperlink"/>
            <w:noProof/>
          </w:rPr>
          <w:t>1.1</w:t>
        </w:r>
        <w:r>
          <w:rPr>
            <w:noProof/>
            <w:kern w:val="2"/>
            <w:szCs w:val="24"/>
            <w14:ligatures w14:val="standardContextual"/>
          </w:rPr>
          <w:tab/>
        </w:r>
        <w:r>
          <w:rPr>
            <w:rStyle w:val="Hyperlink"/>
            <w:noProof/>
          </w:rPr>
          <w:t>Project Description</w:t>
        </w:r>
        <w:r>
          <w:rPr>
            <w:noProof/>
            <w:webHidden/>
          </w:rPr>
          <w:tab/>
          <w:fldChar w:fldCharType="begin"/>
          <w:instrText xml:space="preserve"> PAGEREF _Toc240358291 \h </w:instrText>
          <w:fldChar w:fldCharType="separate"/>
          <w:t>2</w:t>
          <w:fldChar w:fldCharType="end"/>
        </w:r>
      </w:hyperlink>
    </w:p>
    <w:p w14:paraId="23DDDA90" w14:textId="5647117B" w:rsidR="00BE7C7C" w:rsidRDefault="00BE7C7C">
      <w:pPr>
        <w:pStyle w:val="TOC1"/>
        <w:tabs>
          <w:tab w:val="left" w:pos="1200"/>
          <w:tab w:val="right" w:leader="dot" w:pos="9350"/>
        </w:tabs>
        <w:rPr>
          <w:noProof/>
          <w:kern w:val="2"/>
          <w:szCs w:val="24"/>
          <w14:ligatures w14:val="standardContextual"/>
        </w:rPr>
      </w:pPr>
      <w:hyperlink w:anchor="_Toc240358292" w:history="1">
        <w:r>
          <w:rPr>
            <w:rStyle w:val="Hyperlink"/>
            <w:rFonts w:ascii="Times New Roman Bold" w:hAnsi="Times New Roman Bold"/>
            <w:noProof/>
          </w:rPr>
          <w:t>Section 2</w:t>
        </w:r>
        <w:r>
          <w:rPr>
            <w:noProof/>
            <w:kern w:val="2"/>
            <w:szCs w:val="24"/>
            <w14:ligatures w14:val="standardContextual"/>
          </w:rPr>
          <w:tab/>
        </w:r>
        <w:r>
          <w:rPr>
            <w:rStyle w:val="Hyperlink"/>
            <w:noProof/>
          </w:rPr>
          <w:t>Purpose and Need for the Facility</w:t>
        </w:r>
        <w:r>
          <w:rPr>
            <w:noProof/>
            <w:webHidden/>
          </w:rPr>
          <w:tab/>
          <w:fldChar w:fldCharType="begin"/>
          <w:instrText xml:space="preserve"> PAGEREF _Toc240358292 \h </w:instrText>
          <w:fldChar w:fldCharType="separate"/>
          <w:t>6</w:t>
          <w:fldChar w:fldCharType="end"/>
        </w:r>
      </w:hyperlink>
    </w:p>
    <w:p w14:paraId="11169B36" w14:textId="01086A84" w:rsidR="00BE7C7C" w:rsidRDefault="00BE7C7C">
      <w:pPr>
        <w:pStyle w:val="TOC1"/>
        <w:tabs>
          <w:tab w:val="left" w:pos="1200"/>
          <w:tab w:val="right" w:leader="dot" w:pos="9350"/>
        </w:tabs>
        <w:rPr>
          <w:noProof/>
          <w:kern w:val="2"/>
          <w:szCs w:val="24"/>
          <w14:ligatures w14:val="standardContextual"/>
        </w:rPr>
      </w:pPr>
      <w:hyperlink w:anchor="_Toc240358293" w:history="1">
        <w:r>
          <w:rPr>
            <w:rStyle w:val="Hyperlink"/>
            <w:rFonts w:ascii="Times New Roman Bold" w:hAnsi="Times New Roman Bold"/>
            <w:noProof/>
          </w:rPr>
          <w:t>Section 3</w:t>
        </w:r>
        <w:r>
          <w:rPr>
            <w:noProof/>
            <w:kern w:val="2"/>
            <w:szCs w:val="24"/>
            <w14:ligatures w14:val="standardContextual"/>
          </w:rPr>
          <w:tab/>
        </w:r>
        <w:r>
          <w:rPr>
            <w:rStyle w:val="Hyperlink"/>
            <w:noProof/>
          </w:rPr>
          <w:t>Right Of Way Location</w:t>
        </w:r>
        <w:r>
          <w:rPr>
            <w:noProof/>
            <w:webHidden/>
          </w:rPr>
          <w:tab/>
          <w:fldChar w:fldCharType="begin"/>
          <w:instrText xml:space="preserve"> PAGEREF _Toc240358293 \h </w:instrText>
          <w:fldChar w:fldCharType="separate"/>
          <w:t>7</w:t>
          <w:fldChar w:fldCharType="end"/>
        </w:r>
      </w:hyperlink>
    </w:p>
    <w:p w14:paraId="2B4D1260" w14:textId="643CF44E" w:rsidR="00BE7C7C" w:rsidRDefault="00BE7C7C">
      <w:pPr>
        <w:pStyle w:val="TOC1"/>
        <w:tabs>
          <w:tab w:val="left" w:pos="1200"/>
          <w:tab w:val="right" w:leader="dot" w:pos="9350"/>
        </w:tabs>
        <w:rPr>
          <w:noProof/>
          <w:kern w:val="2"/>
          <w:szCs w:val="24"/>
          <w14:ligatures w14:val="standardContextual"/>
        </w:rPr>
      </w:pPr>
      <w:hyperlink w:anchor="_Toc240358294" w:history="1">
        <w:r>
          <w:rPr>
            <w:rStyle w:val="Hyperlink"/>
            <w:rFonts w:ascii="Times New Roman Bold" w:hAnsi="Times New Roman Bold"/>
            <w:noProof/>
          </w:rPr>
          <w:t>Section 4</w:t>
        </w:r>
        <w:r>
          <w:rPr>
            <w:noProof/>
            <w:kern w:val="2"/>
            <w:szCs w:val="24"/>
            <w14:ligatures w14:val="standardContextual"/>
          </w:rPr>
          <w:tab/>
        </w:r>
        <w:r>
          <w:rPr>
            <w:rStyle w:val="Hyperlink"/>
            <w:noProof/>
          </w:rPr>
          <w:t>Facility Design Factors</w:t>
        </w:r>
        <w:r>
          <w:rPr>
            <w:noProof/>
            <w:webHidden/>
          </w:rPr>
          <w:tab/>
          <w:fldChar w:fldCharType="begin"/>
          <w:instrText xml:space="preserve"> PAGEREF _Toc240358294 \h </w:instrText>
          <w:fldChar w:fldCharType="separate"/>
          <w:t>9</w:t>
          <w:fldChar w:fldCharType="end"/>
        </w:r>
      </w:hyperlink>
    </w:p>
    <w:p w14:paraId="46C6C9B6" w14:textId="59818E9C" w:rsidR="00BE7C7C" w:rsidRDefault="00BE7C7C">
      <w:pPr>
        <w:pStyle w:val="TOC2"/>
        <w:tabs>
          <w:tab w:val="left" w:pos="960"/>
          <w:tab w:val="right" w:leader="dot" w:pos="9350"/>
        </w:tabs>
        <w:rPr>
          <w:noProof/>
          <w:kern w:val="2"/>
          <w:szCs w:val="24"/>
          <w14:ligatures w14:val="standardContextual"/>
        </w:rPr>
      </w:pPr>
      <w:hyperlink w:anchor="_Toc240358295" w:history="1">
        <w:r>
          <w:rPr>
            <w:rStyle w:val="Hyperlink"/>
            <w:noProof/>
          </w:rPr>
          <w:t>4.1</w:t>
        </w:r>
        <w:r>
          <w:rPr>
            <w:noProof/>
            <w:kern w:val="2"/>
            <w:szCs w:val="24"/>
            <w14:ligatures w14:val="standardContextual"/>
          </w:rPr>
          <w:tab/>
        </w:r>
        <w:r>
          <w:rPr>
            <w:rStyle w:val="Hyperlink"/>
            <w:noProof/>
          </w:rPr>
          <w:t>Project Disturbance</w:t>
        </w:r>
        <w:r>
          <w:rPr>
            <w:noProof/>
            <w:webHidden/>
          </w:rPr>
          <w:tab/>
          <w:fldChar w:fldCharType="begin"/>
          <w:instrText xml:space="preserve"> PAGEREF _Toc240358295 \h </w:instrText>
          <w:fldChar w:fldCharType="separate"/>
          <w:t>11</w:t>
          <w:fldChar w:fldCharType="end"/>
        </w:r>
      </w:hyperlink>
    </w:p>
    <w:p w14:paraId="533526FA" w14:textId="3995FF2E" w:rsidR="00BE7C7C" w:rsidRDefault="00BE7C7C">
      <w:pPr>
        <w:pStyle w:val="TOC3"/>
        <w:tabs>
          <w:tab w:val="left" w:pos="1440"/>
          <w:tab w:val="right" w:leader="dot" w:pos="9350"/>
        </w:tabs>
        <w:rPr>
          <w:noProof/>
          <w:kern w:val="2"/>
          <w:szCs w:val="24"/>
          <w14:ligatures w14:val="standardContextual"/>
        </w:rPr>
      </w:pPr>
      <w:hyperlink w:anchor="_Toc240358296" w:history="1">
        <w:r>
          <w:rPr>
            <w:rStyle w:val="Hyperlink"/>
            <w:noProof/>
          </w:rPr>
          <w:t>4.1.1</w:t>
        </w:r>
        <w:r>
          <w:rPr>
            <w:noProof/>
            <w:kern w:val="2"/>
            <w:szCs w:val="24"/>
            <w14:ligatures w14:val="standardContextual"/>
          </w:rPr>
          <w:tab/>
        </w:r>
        <w:r>
          <w:rPr>
            <w:rStyle w:val="Hyperlink"/>
            <w:noProof/>
          </w:rPr>
          <w:t>Permanent Disturbance Areas</w:t>
        </w:r>
        <w:r>
          <w:rPr>
            <w:noProof/>
            <w:webHidden/>
          </w:rPr>
          <w:tab/>
          <w:fldChar w:fldCharType="begin"/>
          <w:instrText xml:space="preserve"> PAGEREF _Toc240358296 \h </w:instrText>
          <w:fldChar w:fldCharType="separate"/>
          <w:t>11</w:t>
          <w:fldChar w:fldCharType="end"/>
        </w:r>
      </w:hyperlink>
    </w:p>
    <w:p w14:paraId="3925392F" w14:textId="14A40EBC" w:rsidR="00BE7C7C" w:rsidRDefault="00BE7C7C">
      <w:pPr>
        <w:pStyle w:val="TOC3"/>
        <w:tabs>
          <w:tab w:val="left" w:pos="1440"/>
          <w:tab w:val="right" w:leader="dot" w:pos="9350"/>
        </w:tabs>
        <w:rPr>
          <w:noProof/>
          <w:kern w:val="2"/>
          <w:szCs w:val="24"/>
          <w14:ligatures w14:val="standardContextual"/>
        </w:rPr>
      </w:pPr>
      <w:hyperlink w:anchor="_Toc240358297" w:history="1">
        <w:r>
          <w:rPr>
            <w:rStyle w:val="Hyperlink"/>
            <w:noProof/>
          </w:rPr>
          <w:t>4.1.2</w:t>
        </w:r>
        <w:r>
          <w:rPr>
            <w:noProof/>
            <w:kern w:val="2"/>
            <w:szCs w:val="24"/>
            <w14:ligatures w14:val="standardContextual"/>
          </w:rPr>
          <w:tab/>
        </w:r>
        <w:r>
          <w:rPr>
            <w:rStyle w:val="Hyperlink"/>
            <w:noProof/>
          </w:rPr>
          <w:t>Temporary Disturbance Areas</w:t>
        </w:r>
        <w:r>
          <w:rPr>
            <w:noProof/>
            <w:webHidden/>
          </w:rPr>
          <w:tab/>
          <w:fldChar w:fldCharType="begin"/>
          <w:instrText xml:space="preserve"> PAGEREF _Toc240358297 \h </w:instrText>
          <w:fldChar w:fldCharType="separate"/>
          <w:t>12</w:t>
          <w:fldChar w:fldCharType="end"/>
        </w:r>
      </w:hyperlink>
    </w:p>
    <w:p w14:paraId="640F9D48" w14:textId="4F621D2E" w:rsidR="00BE7C7C" w:rsidRDefault="00BE7C7C">
      <w:pPr>
        <w:pStyle w:val="TOC1"/>
        <w:tabs>
          <w:tab w:val="left" w:pos="1200"/>
          <w:tab w:val="right" w:leader="dot" w:pos="9350"/>
        </w:tabs>
        <w:rPr>
          <w:noProof/>
          <w:kern w:val="2"/>
          <w:szCs w:val="24"/>
          <w14:ligatures w14:val="standardContextual"/>
        </w:rPr>
      </w:pPr>
      <w:hyperlink w:anchor="_Toc240358298" w:history="1">
        <w:r>
          <w:rPr>
            <w:rStyle w:val="Hyperlink"/>
            <w:rFonts w:ascii="Times New Roman Bold" w:hAnsi="Times New Roman Bold"/>
            <w:noProof/>
          </w:rPr>
          <w:t>Section 5</w:t>
        </w:r>
        <w:r>
          <w:rPr>
            <w:noProof/>
            <w:kern w:val="2"/>
            <w:szCs w:val="24"/>
            <w14:ligatures w14:val="standardContextual"/>
          </w:rPr>
          <w:tab/>
        </w:r>
        <w:r>
          <w:rPr>
            <w:rStyle w:val="Hyperlink"/>
            <w:noProof/>
          </w:rPr>
          <w:t>Additional Components</w:t>
        </w:r>
        <w:r>
          <w:rPr>
            <w:noProof/>
            <w:webHidden/>
          </w:rPr>
          <w:tab/>
          <w:fldChar w:fldCharType="begin"/>
          <w:instrText xml:space="preserve"> PAGEREF _Toc240358298 \h </w:instrText>
          <w:fldChar w:fldCharType="separate"/>
          <w:t>13</w:t>
          <w:fldChar w:fldCharType="end"/>
        </w:r>
      </w:hyperlink>
    </w:p>
    <w:p w14:paraId="4611D1DC" w14:textId="44DA0A92" w:rsidR="00BE7C7C" w:rsidRDefault="00BE7C7C">
      <w:pPr>
        <w:pStyle w:val="TOC2"/>
        <w:tabs>
          <w:tab w:val="left" w:pos="960"/>
          <w:tab w:val="right" w:leader="dot" w:pos="9350"/>
        </w:tabs>
        <w:rPr>
          <w:noProof/>
          <w:kern w:val="2"/>
          <w:szCs w:val="24"/>
          <w14:ligatures w14:val="standardContextual"/>
        </w:rPr>
      </w:pPr>
      <w:hyperlink w:anchor="_Toc240358299" w:history="1">
        <w:r>
          <w:rPr>
            <w:rStyle w:val="Hyperlink"/>
            <w:noProof/>
          </w:rPr>
          <w:t>5.1</w:t>
        </w:r>
        <w:r>
          <w:rPr>
            <w:noProof/>
            <w:kern w:val="2"/>
            <w:szCs w:val="24"/>
            <w14:ligatures w14:val="standardContextual"/>
          </w:rPr>
          <w:tab/>
        </w:r>
        <w:r>
          <w:rPr>
            <w:rStyle w:val="Hyperlink"/>
            <w:noProof/>
          </w:rPr>
          <w:t>Existing Components on and off Reclamation land</w:t>
        </w:r>
        <w:r>
          <w:rPr>
            <w:noProof/>
            <w:webHidden/>
          </w:rPr>
          <w:tab/>
          <w:fldChar w:fldCharType="begin"/>
          <w:instrText xml:space="preserve"> PAGEREF _Toc240358299 \h </w:instrText>
          <w:fldChar w:fldCharType="separate"/>
          <w:t>13</w:t>
          <w:fldChar w:fldCharType="end"/>
        </w:r>
      </w:hyperlink>
    </w:p>
    <w:p w14:paraId="34ACC4AE" w14:textId="1A332C7D" w:rsidR="00BE7C7C" w:rsidRDefault="00BE7C7C">
      <w:pPr>
        <w:pStyle w:val="TOC2"/>
        <w:tabs>
          <w:tab w:val="left" w:pos="960"/>
          <w:tab w:val="right" w:leader="dot" w:pos="9350"/>
        </w:tabs>
        <w:rPr>
          <w:noProof/>
          <w:kern w:val="2"/>
          <w:szCs w:val="24"/>
          <w14:ligatures w14:val="standardContextual"/>
        </w:rPr>
      </w:pPr>
      <w:hyperlink w:anchor="_Toc240358300" w:history="1">
        <w:r>
          <w:rPr>
            <w:rStyle w:val="Hyperlink"/>
            <w:noProof/>
          </w:rPr>
          <w:t>5.2</w:t>
        </w:r>
        <w:r>
          <w:rPr>
            <w:noProof/>
            <w:kern w:val="2"/>
            <w:szCs w:val="24"/>
            <w14:ligatures w14:val="standardContextual"/>
          </w:rPr>
          <w:tab/>
        </w:r>
        <w:r>
          <w:rPr>
            <w:rStyle w:val="Hyperlink"/>
            <w:noProof/>
          </w:rPr>
          <w:t>Possible future components on and off Reclamation land</w:t>
        </w:r>
        <w:r>
          <w:rPr>
            <w:noProof/>
            <w:webHidden/>
          </w:rPr>
          <w:tab/>
          <w:fldChar w:fldCharType="begin"/>
          <w:instrText xml:space="preserve"> PAGEREF _Toc240358300 \h </w:instrText>
          <w:fldChar w:fldCharType="separate"/>
          <w:t>14</w:t>
          <w:fldChar w:fldCharType="end"/>
        </w:r>
      </w:hyperlink>
    </w:p>
    <w:p w14:paraId="6302264B" w14:textId="4FDBFE03" w:rsidR="00BE7C7C" w:rsidRDefault="00BE7C7C">
      <w:pPr>
        <w:pStyle w:val="TOC1"/>
        <w:tabs>
          <w:tab w:val="left" w:pos="1200"/>
          <w:tab w:val="right" w:leader="dot" w:pos="9350"/>
        </w:tabs>
        <w:rPr>
          <w:noProof/>
          <w:kern w:val="2"/>
          <w:szCs w:val="24"/>
          <w14:ligatures w14:val="standardContextual"/>
        </w:rPr>
      </w:pPr>
      <w:hyperlink w:anchor="_Toc240358301" w:history="1">
        <w:r>
          <w:rPr>
            <w:rStyle w:val="Hyperlink"/>
            <w:rFonts w:ascii="Times New Roman Bold" w:hAnsi="Times New Roman Bold"/>
            <w:noProof/>
          </w:rPr>
          <w:t>Section 6</w:t>
        </w:r>
        <w:r>
          <w:rPr>
            <w:noProof/>
            <w:kern w:val="2"/>
            <w:szCs w:val="24"/>
            <w14:ligatures w14:val="standardContextual"/>
          </w:rPr>
          <w:tab/>
        </w:r>
        <w:r>
          <w:rPr>
            <w:rStyle w:val="Hyperlink"/>
            <w:noProof/>
          </w:rPr>
          <w:t>Government Agencies Involved</w:t>
        </w:r>
        <w:r>
          <w:rPr>
            <w:noProof/>
            <w:webHidden/>
          </w:rPr>
          <w:tab/>
          <w:fldChar w:fldCharType="begin"/>
          <w:instrText xml:space="preserve"> PAGEREF _Toc240358301 \h </w:instrText>
          <w:fldChar w:fldCharType="separate"/>
          <w:t>14</w:t>
          <w:fldChar w:fldCharType="end"/>
        </w:r>
      </w:hyperlink>
    </w:p>
    <w:p w14:paraId="6483F857" w14:textId="0A36F2FF" w:rsidR="00BE7C7C" w:rsidRDefault="00BE7C7C">
      <w:pPr>
        <w:pStyle w:val="TOC2"/>
        <w:tabs>
          <w:tab w:val="left" w:pos="960"/>
          <w:tab w:val="right" w:leader="dot" w:pos="9350"/>
        </w:tabs>
        <w:rPr>
          <w:noProof/>
          <w:kern w:val="2"/>
          <w:szCs w:val="24"/>
          <w14:ligatures w14:val="standardContextual"/>
        </w:rPr>
      </w:pPr>
      <w:hyperlink w:anchor="_Toc240358302" w:history="1">
        <w:r>
          <w:rPr>
            <w:rStyle w:val="Hyperlink"/>
            <w:noProof/>
          </w:rPr>
          <w:t>6.1</w:t>
        </w:r>
        <w:r>
          <w:rPr>
            <w:noProof/>
            <w:kern w:val="2"/>
            <w:szCs w:val="24"/>
            <w14:ligatures w14:val="standardContextual"/>
          </w:rPr>
          <w:tab/>
        </w:r>
        <w:r>
          <w:rPr>
            <w:rStyle w:val="Hyperlink"/>
            <w:noProof/>
          </w:rPr>
          <w:t>Federal, State and Local Agencies</w:t>
        </w:r>
        <w:r>
          <w:rPr>
            <w:noProof/>
            <w:webHidden/>
          </w:rPr>
          <w:tab/>
          <w:fldChar w:fldCharType="begin"/>
          <w:instrText xml:space="preserve"> PAGEREF _Toc240358302 \h </w:instrText>
          <w:fldChar w:fldCharType="separate"/>
          <w:t>14</w:t>
          <w:fldChar w:fldCharType="end"/>
        </w:r>
      </w:hyperlink>
    </w:p>
    <w:p w14:paraId="35DB0D6E" w14:textId="2F9E6842" w:rsidR="00BE7C7C" w:rsidRDefault="00BE7C7C">
      <w:pPr>
        <w:pStyle w:val="TOC2"/>
        <w:tabs>
          <w:tab w:val="left" w:pos="960"/>
          <w:tab w:val="right" w:leader="dot" w:pos="9350"/>
        </w:tabs>
        <w:rPr>
          <w:noProof/>
          <w:kern w:val="2"/>
          <w:szCs w:val="24"/>
          <w14:ligatures w14:val="standardContextual"/>
        </w:rPr>
      </w:pPr>
      <w:hyperlink w:anchor="_Toc240358303" w:history="1">
        <w:r>
          <w:rPr>
            <w:rStyle w:val="Hyperlink"/>
            <w:noProof/>
          </w:rPr>
          <w:t>6.2</w:t>
        </w:r>
        <w:r>
          <w:rPr>
            <w:noProof/>
            <w:kern w:val="2"/>
            <w:szCs w:val="24"/>
            <w14:ligatures w14:val="standardContextual"/>
          </w:rPr>
          <w:tab/>
        </w:r>
        <w:r>
          <w:rPr>
            <w:rStyle w:val="Hyperlink"/>
            <w:noProof/>
          </w:rPr>
          <w:t>Bureau of Reclamation Coordination</w:t>
        </w:r>
        <w:r>
          <w:rPr>
            <w:noProof/>
            <w:webHidden/>
          </w:rPr>
          <w:tab/>
          <w:fldChar w:fldCharType="begin"/>
          <w:instrText xml:space="preserve"> PAGEREF _Toc240358303 \h </w:instrText>
          <w:fldChar w:fldCharType="separate"/>
          <w:t>16</w:t>
          <w:fldChar w:fldCharType="end"/>
        </w:r>
      </w:hyperlink>
    </w:p>
    <w:p w14:paraId="2F9EF70D" w14:textId="40E9717E" w:rsidR="00BE7C7C" w:rsidRDefault="00BE7C7C">
      <w:pPr>
        <w:pStyle w:val="TOC2"/>
        <w:tabs>
          <w:tab w:val="left" w:pos="960"/>
          <w:tab w:val="right" w:leader="dot" w:pos="9350"/>
        </w:tabs>
        <w:rPr>
          <w:noProof/>
          <w:kern w:val="2"/>
          <w:szCs w:val="24"/>
          <w14:ligatures w14:val="standardContextual"/>
        </w:rPr>
      </w:pPr>
      <w:hyperlink w:anchor="_Toc240358304" w:history="1">
        <w:r>
          <w:rPr>
            <w:rStyle w:val="Hyperlink"/>
            <w:noProof/>
          </w:rPr>
          <w:t>6.3</w:t>
        </w:r>
        <w:r>
          <w:rPr>
            <w:noProof/>
            <w:kern w:val="2"/>
            <w:szCs w:val="24"/>
            <w14:ligatures w14:val="standardContextual"/>
          </w:rPr>
          <w:tab/>
        </w:r>
        <w:r>
          <w:rPr>
            <w:rStyle w:val="Hyperlink"/>
            <w:noProof/>
          </w:rPr>
          <w:t>Truckee-Carson Irrigation District Coordination</w:t>
        </w:r>
        <w:r>
          <w:rPr>
            <w:noProof/>
            <w:webHidden/>
          </w:rPr>
          <w:tab/>
          <w:fldChar w:fldCharType="begin"/>
          <w:instrText xml:space="preserve"> PAGEREF _Toc240358304 \h </w:instrText>
          <w:fldChar w:fldCharType="separate"/>
          <w:t>16</w:t>
          <w:fldChar w:fldCharType="end"/>
        </w:r>
      </w:hyperlink>
    </w:p>
    <w:p w14:paraId="00786925" w14:textId="4C85654A" w:rsidR="00BE7C7C" w:rsidRDefault="00BE7C7C">
      <w:pPr>
        <w:pStyle w:val="TOC2"/>
        <w:tabs>
          <w:tab w:val="left" w:pos="960"/>
          <w:tab w:val="right" w:leader="dot" w:pos="9350"/>
        </w:tabs>
        <w:rPr>
          <w:noProof/>
          <w:kern w:val="2"/>
          <w:szCs w:val="24"/>
          <w14:ligatures w14:val="standardContextual"/>
        </w:rPr>
      </w:pPr>
      <w:hyperlink w:anchor="_Toc240358305" w:history="1">
        <w:r>
          <w:rPr>
            <w:rStyle w:val="Hyperlink"/>
            <w:noProof/>
          </w:rPr>
          <w:t>6.4</w:t>
        </w:r>
        <w:r>
          <w:rPr>
            <w:noProof/>
            <w:kern w:val="2"/>
            <w:szCs w:val="24"/>
            <w14:ligatures w14:val="standardContextual"/>
          </w:rPr>
          <w:tab/>
        </w:r>
        <w:r>
          <w:rPr>
            <w:rStyle w:val="Hyperlink"/>
            <w:noProof/>
          </w:rPr>
          <w:t>Land Status and Pending Conveyance</w:t>
        </w:r>
        <w:r>
          <w:rPr>
            <w:noProof/>
            <w:webHidden/>
          </w:rPr>
          <w:tab/>
          <w:fldChar w:fldCharType="begin"/>
          <w:instrText xml:space="preserve"> PAGEREF _Toc240358305 \h </w:instrText>
          <w:fldChar w:fldCharType="separate"/>
          <w:t>17</w:t>
          <w:fldChar w:fldCharType="end"/>
        </w:r>
      </w:hyperlink>
    </w:p>
    <w:p w14:paraId="2666657E" w14:textId="6D0439A7" w:rsidR="00BE7C7C" w:rsidRDefault="00BE7C7C">
      <w:pPr>
        <w:pStyle w:val="TOC2"/>
        <w:tabs>
          <w:tab w:val="left" w:pos="960"/>
          <w:tab w:val="right" w:leader="dot" w:pos="9350"/>
        </w:tabs>
        <w:rPr>
          <w:noProof/>
          <w:kern w:val="2"/>
          <w:szCs w:val="24"/>
          <w14:ligatures w14:val="standardContextual"/>
        </w:rPr>
      </w:pPr>
      <w:hyperlink w:anchor="_Toc240358306" w:history="1">
        <w:r>
          <w:rPr>
            <w:rStyle w:val="Hyperlink"/>
            <w:noProof/>
          </w:rPr>
          <w:t>6.5</w:t>
        </w:r>
        <w:r>
          <w:rPr>
            <w:noProof/>
            <w:kern w:val="2"/>
            <w:szCs w:val="24"/>
            <w14:ligatures w14:val="standardContextual"/>
          </w:rPr>
          <w:tab/>
        </w:r>
        <w:r>
          <w:rPr>
            <w:rStyle w:val="Hyperlink"/>
            <w:noProof/>
          </w:rPr>
          <w:t>NEPA Pathway and Categorical Exclusion</w:t>
        </w:r>
        <w:r>
          <w:rPr>
            <w:noProof/>
            <w:webHidden/>
          </w:rPr>
          <w:tab/>
          <w:fldChar w:fldCharType="begin"/>
          <w:instrText xml:space="preserve"> PAGEREF _Toc240358306 \h </w:instrText>
          <w:fldChar w:fldCharType="separate"/>
          <w:t>17</w:t>
          <w:fldChar w:fldCharType="end"/>
        </w:r>
      </w:hyperlink>
    </w:p>
    <w:p w14:paraId="41505D54" w14:textId="55856297" w:rsidR="00BE7C7C" w:rsidRDefault="00BE7C7C">
      <w:pPr>
        <w:pStyle w:val="TOC2"/>
        <w:tabs>
          <w:tab w:val="left" w:pos="960"/>
          <w:tab w:val="right" w:leader="dot" w:pos="9350"/>
        </w:tabs>
        <w:rPr>
          <w:noProof/>
          <w:kern w:val="2"/>
          <w:szCs w:val="24"/>
          <w14:ligatures w14:val="standardContextual"/>
        </w:rPr>
      </w:pPr>
      <w:hyperlink w:anchor="_Toc240358307" w:history="1">
        <w:r>
          <w:rPr>
            <w:rStyle w:val="Hyperlink"/>
            <w:noProof/>
          </w:rPr>
          <w:t>6.6</w:t>
        </w:r>
        <w:r>
          <w:rPr>
            <w:noProof/>
            <w:kern w:val="2"/>
            <w:szCs w:val="24"/>
            <w14:ligatures w14:val="standardContextual"/>
          </w:rPr>
          <w:tab/>
        </w:r>
        <w:r>
          <w:rPr>
            <w:rStyle w:val="Hyperlink"/>
            <w:noProof/>
          </w:rPr>
          <w:t>Tribal Consultation and Indian Trust Assets</w:t>
        </w:r>
        <w:r>
          <w:rPr>
            <w:noProof/>
            <w:webHidden/>
          </w:rPr>
          <w:tab/>
          <w:fldChar w:fldCharType="begin"/>
          <w:instrText xml:space="preserve"> PAGEREF _Toc240358307 \h </w:instrText>
          <w:fldChar w:fldCharType="separate"/>
          <w:t>18</w:t>
          <w:fldChar w:fldCharType="end"/>
        </w:r>
      </w:hyperlink>
    </w:p>
    <w:p w14:paraId="43193A97" w14:textId="7C59B2DF" w:rsidR="00BE7C7C" w:rsidRDefault="00BE7C7C">
      <w:pPr>
        <w:pStyle w:val="TOC1"/>
        <w:tabs>
          <w:tab w:val="left" w:pos="1200"/>
          <w:tab w:val="right" w:leader="dot" w:pos="9350"/>
        </w:tabs>
        <w:rPr>
          <w:noProof/>
          <w:kern w:val="2"/>
          <w:szCs w:val="24"/>
          <w14:ligatures w14:val="standardContextual"/>
        </w:rPr>
      </w:pPr>
      <w:hyperlink w:anchor="_Toc240358308" w:history="1">
        <w:r>
          <w:rPr>
            <w:rStyle w:val="Hyperlink"/>
            <w:rFonts w:ascii="Times New Roman Bold" w:hAnsi="Times New Roman Bold"/>
            <w:noProof/>
          </w:rPr>
          <w:t>Section 7</w:t>
        </w:r>
        <w:r>
          <w:rPr>
            <w:noProof/>
            <w:kern w:val="2"/>
            <w:szCs w:val="24"/>
            <w14:ligatures w14:val="standardContextual"/>
          </w:rPr>
          <w:tab/>
        </w:r>
        <w:r>
          <w:rPr>
            <w:rStyle w:val="Hyperlink"/>
            <w:noProof/>
          </w:rPr>
          <w:t>Construction Of The Facilities</w:t>
        </w:r>
        <w:r>
          <w:rPr>
            <w:noProof/>
            <w:webHidden/>
          </w:rPr>
          <w:tab/>
          <w:fldChar w:fldCharType="begin"/>
          <w:instrText xml:space="preserve"> PAGEREF _Toc240358308 \h </w:instrText>
          <w:fldChar w:fldCharType="separate"/>
          <w:t>18</w:t>
          <w:fldChar w:fldCharType="end"/>
        </w:r>
      </w:hyperlink>
    </w:p>
    <w:p w14:paraId="39E9978F" w14:textId="052C8D71" w:rsidR="00BE7C7C" w:rsidRDefault="00BE7C7C">
      <w:pPr>
        <w:pStyle w:val="TOC2"/>
        <w:tabs>
          <w:tab w:val="left" w:pos="960"/>
          <w:tab w:val="right" w:leader="dot" w:pos="9350"/>
        </w:tabs>
        <w:rPr>
          <w:noProof/>
          <w:kern w:val="2"/>
          <w:szCs w:val="24"/>
          <w14:ligatures w14:val="standardContextual"/>
        </w:rPr>
      </w:pPr>
      <w:hyperlink w:anchor="_Toc240358309" w:history="1">
        <w:r>
          <w:rPr>
            <w:rStyle w:val="Hyperlink"/>
            <w:noProof/>
          </w:rPr>
          <w:t>7.1</w:t>
        </w:r>
        <w:r>
          <w:rPr>
            <w:noProof/>
            <w:kern w:val="2"/>
            <w:szCs w:val="24"/>
            <w14:ligatures w14:val="standardContextual"/>
          </w:rPr>
          <w:tab/>
        </w:r>
        <w:r>
          <w:rPr>
            <w:rStyle w:val="Hyperlink"/>
            <w:noProof/>
          </w:rPr>
          <w:t>Construction</w:t>
        </w:r>
        <w:r>
          <w:rPr>
            <w:noProof/>
            <w:webHidden/>
          </w:rPr>
          <w:tab/>
          <w:fldChar w:fldCharType="begin"/>
          <w:instrText xml:space="preserve"> PAGEREF _Toc240358309 \h </w:instrText>
          <w:fldChar w:fldCharType="separate"/>
          <w:t>18</w:t>
          <w:fldChar w:fldCharType="end"/>
        </w:r>
      </w:hyperlink>
    </w:p>
    <w:p w14:paraId="51682795" w14:textId="021E7A8E" w:rsidR="00BE7C7C" w:rsidRDefault="00BE7C7C">
      <w:pPr>
        <w:pStyle w:val="TOC2"/>
        <w:tabs>
          <w:tab w:val="left" w:pos="960"/>
          <w:tab w:val="right" w:leader="dot" w:pos="9350"/>
        </w:tabs>
        <w:rPr>
          <w:noProof/>
          <w:kern w:val="2"/>
          <w:szCs w:val="24"/>
          <w14:ligatures w14:val="standardContextual"/>
        </w:rPr>
      </w:pPr>
      <w:hyperlink w:anchor="_Toc240358310" w:history="1">
        <w:r>
          <w:rPr>
            <w:rStyle w:val="Hyperlink"/>
            <w:noProof/>
          </w:rPr>
          <w:t>7.2</w:t>
        </w:r>
        <w:r>
          <w:rPr>
            <w:noProof/>
            <w:kern w:val="2"/>
            <w:szCs w:val="24"/>
            <w14:ligatures w14:val="standardContextual"/>
          </w:rPr>
          <w:tab/>
        </w:r>
        <w:r>
          <w:rPr>
            <w:rStyle w:val="Hyperlink"/>
            <w:noProof/>
          </w:rPr>
          <w:t>Major Facilities</w:t>
        </w:r>
        <w:r>
          <w:rPr>
            <w:noProof/>
            <w:webHidden/>
          </w:rPr>
          <w:tab/>
          <w:fldChar w:fldCharType="begin"/>
          <w:instrText xml:space="preserve"> PAGEREF _Toc240358310 \h </w:instrText>
          <w:fldChar w:fldCharType="separate"/>
          <w:t>19</w:t>
          <w:fldChar w:fldCharType="end"/>
        </w:r>
      </w:hyperlink>
    </w:p>
    <w:p w14:paraId="23C368C8" w14:textId="31C8CF11" w:rsidR="00BE7C7C" w:rsidRDefault="00BE7C7C">
      <w:pPr>
        <w:pStyle w:val="TOC2"/>
        <w:tabs>
          <w:tab w:val="left" w:pos="960"/>
          <w:tab w:val="right" w:leader="dot" w:pos="9350"/>
        </w:tabs>
        <w:rPr>
          <w:noProof/>
          <w:kern w:val="2"/>
          <w:szCs w:val="24"/>
          <w14:ligatures w14:val="standardContextual"/>
        </w:rPr>
      </w:pPr>
      <w:hyperlink w:anchor="_Toc240358311" w:history="1">
        <w:r>
          <w:rPr>
            <w:rStyle w:val="Hyperlink"/>
            <w:noProof/>
          </w:rPr>
          <w:t>7.3</w:t>
        </w:r>
        <w:r>
          <w:rPr>
            <w:noProof/>
            <w:kern w:val="2"/>
            <w:szCs w:val="24"/>
            <w14:ligatures w14:val="standardContextual"/>
          </w:rPr>
          <w:tab/>
        </w:r>
        <w:r>
          <w:rPr>
            <w:rStyle w:val="Hyperlink"/>
            <w:noProof/>
          </w:rPr>
          <w:t>Ancillary Facilities</w:t>
        </w:r>
        <w:r>
          <w:rPr>
            <w:noProof/>
            <w:webHidden/>
          </w:rPr>
          <w:tab/>
          <w:fldChar w:fldCharType="begin"/>
          <w:instrText xml:space="preserve"> PAGEREF _Toc240358311 \h </w:instrText>
          <w:fldChar w:fldCharType="separate"/>
          <w:t>19</w:t>
          <w:fldChar w:fldCharType="end"/>
        </w:r>
      </w:hyperlink>
    </w:p>
    <w:p w14:paraId="1A97787B" w14:textId="7DDD2770" w:rsidR="00BE7C7C" w:rsidRDefault="00BE7C7C">
      <w:pPr>
        <w:pStyle w:val="TOC3"/>
        <w:tabs>
          <w:tab w:val="left" w:pos="1440"/>
          <w:tab w:val="right" w:leader="dot" w:pos="9350"/>
        </w:tabs>
        <w:rPr>
          <w:noProof/>
          <w:kern w:val="2"/>
          <w:szCs w:val="24"/>
          <w14:ligatures w14:val="standardContextual"/>
        </w:rPr>
      </w:pPr>
      <w:hyperlink w:anchor="_Toc240358312" w:history="1">
        <w:r>
          <w:rPr>
            <w:rStyle w:val="Hyperlink"/>
            <w:noProof/>
          </w:rPr>
          <w:t>7.3.1</w:t>
        </w:r>
        <w:r>
          <w:rPr>
            <w:noProof/>
            <w:kern w:val="2"/>
            <w:szCs w:val="24"/>
            <w14:ligatures w14:val="standardContextual"/>
          </w:rPr>
          <w:tab/>
        </w:r>
        <w:r>
          <w:rPr>
            <w:rStyle w:val="Hyperlink"/>
            <w:noProof/>
          </w:rPr>
          <w:t>Access Road Construction and Improvements</w:t>
        </w:r>
        <w:r>
          <w:rPr>
            <w:noProof/>
            <w:webHidden/>
          </w:rPr>
          <w:tab/>
          <w:fldChar w:fldCharType="begin"/>
          <w:instrText xml:space="preserve"> PAGEREF _Toc240358312 \h </w:instrText>
          <w:fldChar w:fldCharType="separate"/>
          <w:t>19</w:t>
          <w:fldChar w:fldCharType="end"/>
        </w:r>
      </w:hyperlink>
    </w:p>
    <w:p w14:paraId="3FF5C686" w14:textId="1019DADB" w:rsidR="00BE7C7C" w:rsidRDefault="00BE7C7C">
      <w:pPr>
        <w:pStyle w:val="TOC3"/>
        <w:tabs>
          <w:tab w:val="left" w:pos="1440"/>
          <w:tab w:val="right" w:leader="dot" w:pos="9350"/>
        </w:tabs>
        <w:rPr>
          <w:noProof/>
          <w:kern w:val="2"/>
          <w:szCs w:val="24"/>
          <w14:ligatures w14:val="standardContextual"/>
        </w:rPr>
      </w:pPr>
      <w:hyperlink w:anchor="_Toc240358313" w:history="1">
        <w:r>
          <w:rPr>
            <w:rStyle w:val="Hyperlink"/>
            <w:noProof/>
          </w:rPr>
          <w:t>7.3.2</w:t>
        </w:r>
        <w:r>
          <w:rPr>
            <w:noProof/>
            <w:kern w:val="2"/>
            <w:szCs w:val="24"/>
            <w14:ligatures w14:val="standardContextual"/>
          </w:rPr>
          <w:tab/>
        </w:r>
        <w:r>
          <w:rPr>
            <w:rStyle w:val="Hyperlink"/>
            <w:noProof/>
          </w:rPr>
          <w:t>Collector Line Installation</w:t>
        </w:r>
        <w:r>
          <w:rPr>
            <w:noProof/>
            <w:webHidden/>
          </w:rPr>
          <w:tab/>
          <w:fldChar w:fldCharType="begin"/>
          <w:instrText xml:space="preserve"> PAGEREF _Toc240358313 \h </w:instrText>
          <w:fldChar w:fldCharType="separate"/>
          <w:t>20</w:t>
          <w:fldChar w:fldCharType="end"/>
        </w:r>
      </w:hyperlink>
    </w:p>
    <w:p w14:paraId="52CDD33A" w14:textId="1F7C2473" w:rsidR="00BE7C7C" w:rsidRDefault="00BE7C7C">
      <w:pPr>
        <w:pStyle w:val="TOC3"/>
        <w:tabs>
          <w:tab w:val="left" w:pos="1440"/>
          <w:tab w:val="right" w:leader="dot" w:pos="9350"/>
        </w:tabs>
        <w:rPr>
          <w:noProof/>
          <w:kern w:val="2"/>
          <w:szCs w:val="24"/>
          <w14:ligatures w14:val="standardContextual"/>
        </w:rPr>
      </w:pPr>
      <w:hyperlink w:anchor="_Toc240358314" w:history="1">
        <w:r>
          <w:rPr>
            <w:rStyle w:val="Hyperlink"/>
            <w:noProof/>
          </w:rPr>
          <w:t>7.3.3</w:t>
        </w:r>
        <w:r>
          <w:rPr>
            <w:noProof/>
            <w:kern w:val="2"/>
            <w:szCs w:val="24"/>
            <w14:ligatures w14:val="standardContextual"/>
          </w:rPr>
          <w:tab/>
        </w:r>
        <w:r>
          <w:rPr>
            <w:rStyle w:val="Hyperlink"/>
            <w:noProof/>
          </w:rPr>
          <w:t>Water, Wastewater, and Communications Line Installation</w:t>
        </w:r>
        <w:r>
          <w:rPr>
            <w:noProof/>
            <w:webHidden/>
          </w:rPr>
          <w:tab/>
          <w:fldChar w:fldCharType="begin"/>
          <w:instrText xml:space="preserve"> PAGEREF _Toc240358314 \h </w:instrText>
          <w:fldChar w:fldCharType="separate"/>
          <w:t>20</w:t>
          <w:fldChar w:fldCharType="end"/>
        </w:r>
      </w:hyperlink>
    </w:p>
    <w:p w14:paraId="3D2D3C06" w14:textId="2270FB4B" w:rsidR="00BE7C7C" w:rsidRDefault="00BE7C7C">
      <w:pPr>
        <w:pStyle w:val="TOC3"/>
        <w:tabs>
          <w:tab w:val="left" w:pos="1440"/>
          <w:tab w:val="right" w:leader="dot" w:pos="9350"/>
        </w:tabs>
        <w:rPr>
          <w:noProof/>
          <w:kern w:val="2"/>
          <w:szCs w:val="24"/>
          <w14:ligatures w14:val="standardContextual"/>
        </w:rPr>
      </w:pPr>
      <w:hyperlink w:anchor="_Toc240358315" w:history="1">
        <w:r>
          <w:rPr>
            <w:rStyle w:val="Hyperlink"/>
            <w:noProof/>
          </w:rPr>
          <w:t>7.3.4</w:t>
        </w:r>
        <w:r>
          <w:rPr>
            <w:noProof/>
            <w:kern w:val="2"/>
            <w:szCs w:val="24"/>
            <w14:ligatures w14:val="standardContextual"/>
          </w:rPr>
          <w:tab/>
        </w:r>
        <w:r>
          <w:rPr>
            <w:rStyle w:val="Hyperlink"/>
            <w:noProof/>
          </w:rPr>
          <w:t>Natural Gas Pipeline Installation</w:t>
        </w:r>
        <w:r>
          <w:rPr>
            <w:noProof/>
            <w:webHidden/>
          </w:rPr>
          <w:tab/>
          <w:fldChar w:fldCharType="begin"/>
          <w:instrText xml:space="preserve"> PAGEREF _Toc240358315 \h </w:instrText>
          <w:fldChar w:fldCharType="separate"/>
          <w:t>20</w:t>
          <w:fldChar w:fldCharType="end"/>
        </w:r>
      </w:hyperlink>
    </w:p>
    <w:p w14:paraId="0B6497DC" w14:textId="3E6F94FA" w:rsidR="00BE7C7C" w:rsidRDefault="00BE7C7C">
      <w:pPr>
        <w:pStyle w:val="TOC3"/>
        <w:tabs>
          <w:tab w:val="left" w:pos="1440"/>
          <w:tab w:val="right" w:leader="dot" w:pos="9350"/>
        </w:tabs>
        <w:rPr>
          <w:noProof/>
          <w:kern w:val="2"/>
          <w:szCs w:val="24"/>
          <w14:ligatures w14:val="standardContextual"/>
        </w:rPr>
      </w:pPr>
      <w:hyperlink w:anchor="_Toc240358316" w:history="1">
        <w:r>
          <w:rPr>
            <w:rStyle w:val="Hyperlink"/>
            <w:noProof/>
          </w:rPr>
          <w:t>7.3.5</w:t>
        </w:r>
        <w:r>
          <w:rPr>
            <w:noProof/>
            <w:kern w:val="2"/>
            <w:szCs w:val="24"/>
            <w14:ligatures w14:val="standardContextual"/>
          </w:rPr>
          <w:tab/>
        </w:r>
        <w:r>
          <w:rPr>
            <w:rStyle w:val="Hyperlink"/>
            <w:noProof/>
          </w:rPr>
          <w:t>Crossings of Reclamation Facilities</w:t>
        </w:r>
        <w:r>
          <w:rPr>
            <w:noProof/>
            <w:webHidden/>
          </w:rPr>
          <w:tab/>
          <w:fldChar w:fldCharType="begin"/>
          <w:instrText xml:space="preserve"> PAGEREF _Toc240358316 \h </w:instrText>
          <w:fldChar w:fldCharType="separate"/>
          <w:t>20</w:t>
          <w:fldChar w:fldCharType="end"/>
        </w:r>
      </w:hyperlink>
    </w:p>
    <w:p w14:paraId="2D22990E" w14:textId="44943B6E" w:rsidR="00BE7C7C" w:rsidRDefault="00BE7C7C">
      <w:pPr>
        <w:pStyle w:val="TOC3"/>
        <w:tabs>
          <w:tab w:val="left" w:pos="1440"/>
          <w:tab w:val="right" w:leader="dot" w:pos="9350"/>
        </w:tabs>
        <w:rPr>
          <w:noProof/>
          <w:kern w:val="2"/>
          <w:szCs w:val="24"/>
          <w14:ligatures w14:val="standardContextual"/>
        </w:rPr>
      </w:pPr>
      <w:hyperlink w:anchor="_Toc240358317" w:history="1">
        <w:r>
          <w:rPr>
            <w:rStyle w:val="Hyperlink"/>
            <w:noProof/>
          </w:rPr>
          <w:t>7.3.6</w:t>
        </w:r>
        <w:r>
          <w:rPr>
            <w:noProof/>
            <w:kern w:val="2"/>
            <w:szCs w:val="24"/>
            <w14:ligatures w14:val="standardContextual"/>
          </w:rPr>
          <w:tab/>
        </w:r>
        <w:r>
          <w:rPr>
            <w:rStyle w:val="Hyperlink"/>
            <w:noProof/>
          </w:rPr>
          <w:t>Laydown, Staging, and Equipment-Storage Areas</w:t>
        </w:r>
        <w:r>
          <w:rPr>
            <w:noProof/>
            <w:webHidden/>
          </w:rPr>
          <w:tab/>
          <w:fldChar w:fldCharType="begin"/>
          <w:instrText xml:space="preserve"> PAGEREF _Toc240358317 \h </w:instrText>
          <w:fldChar w:fldCharType="separate"/>
          <w:t>21</w:t>
          <w:fldChar w:fldCharType="end"/>
        </w:r>
      </w:hyperlink>
    </w:p>
    <w:p w14:paraId="23568887" w14:textId="1DC72E1C" w:rsidR="00BE7C7C" w:rsidRDefault="00BE7C7C">
      <w:pPr>
        <w:pStyle w:val="TOC2"/>
        <w:tabs>
          <w:tab w:val="left" w:pos="960"/>
          <w:tab w:val="right" w:leader="dot" w:pos="9350"/>
        </w:tabs>
        <w:rPr>
          <w:noProof/>
          <w:kern w:val="2"/>
          <w:szCs w:val="24"/>
          <w14:ligatures w14:val="standardContextual"/>
        </w:rPr>
      </w:pPr>
      <w:hyperlink w:anchor="_Toc240358318" w:history="1">
        <w:r>
          <w:rPr>
            <w:rStyle w:val="Hyperlink"/>
            <w:noProof/>
          </w:rPr>
          <w:t>7.4</w:t>
        </w:r>
        <w:r>
          <w:rPr>
            <w:noProof/>
            <w:kern w:val="2"/>
            <w:szCs w:val="24"/>
            <w14:ligatures w14:val="standardContextual"/>
          </w:rPr>
          <w:tab/>
        </w:r>
        <w:r>
          <w:rPr>
            <w:rStyle w:val="Hyperlink"/>
            <w:noProof/>
          </w:rPr>
          <w:t>Work Force</w:t>
        </w:r>
        <w:r>
          <w:rPr>
            <w:noProof/>
            <w:webHidden/>
          </w:rPr>
          <w:tab/>
          <w:fldChar w:fldCharType="begin"/>
          <w:instrText xml:space="preserve"> PAGEREF _Toc240358318 \h </w:instrText>
          <w:fldChar w:fldCharType="separate"/>
          <w:t>21</w:t>
          <w:fldChar w:fldCharType="end"/>
        </w:r>
      </w:hyperlink>
    </w:p>
    <w:p w14:paraId="49C05FBC" w14:textId="367714BF" w:rsidR="00BE7C7C" w:rsidRDefault="00BE7C7C">
      <w:pPr>
        <w:pStyle w:val="TOC2"/>
        <w:tabs>
          <w:tab w:val="left" w:pos="960"/>
          <w:tab w:val="right" w:leader="dot" w:pos="9350"/>
        </w:tabs>
        <w:rPr>
          <w:noProof/>
          <w:kern w:val="2"/>
          <w:szCs w:val="24"/>
          <w14:ligatures w14:val="standardContextual"/>
        </w:rPr>
      </w:pPr>
      <w:hyperlink w:anchor="_Toc240358319" w:history="1">
        <w:r>
          <w:rPr>
            <w:rStyle w:val="Hyperlink"/>
            <w:noProof/>
          </w:rPr>
          <w:t>7.5</w:t>
        </w:r>
        <w:r>
          <w:rPr>
            <w:noProof/>
            <w:kern w:val="2"/>
            <w:szCs w:val="24"/>
            <w14:ligatures w14:val="standardContextual"/>
          </w:rPr>
          <w:tab/>
        </w:r>
        <w:r>
          <w:rPr>
            <w:rStyle w:val="Hyperlink"/>
            <w:noProof/>
          </w:rPr>
          <w:t>Equipment</w:t>
        </w:r>
        <w:r>
          <w:rPr>
            <w:noProof/>
            <w:webHidden/>
          </w:rPr>
          <w:tab/>
          <w:fldChar w:fldCharType="begin"/>
          <w:instrText xml:space="preserve"> PAGEREF _Toc240358319 \h </w:instrText>
          <w:fldChar w:fldCharType="separate"/>
          <w:t>22</w:t>
          <w:fldChar w:fldCharType="end"/>
        </w:r>
      </w:hyperlink>
    </w:p>
    <w:p w14:paraId="74258E14" w14:textId="3BCF1B30" w:rsidR="00BE7C7C" w:rsidRDefault="00BE7C7C">
      <w:pPr>
        <w:pStyle w:val="TOC2"/>
        <w:tabs>
          <w:tab w:val="left" w:pos="960"/>
          <w:tab w:val="right" w:leader="dot" w:pos="9350"/>
        </w:tabs>
        <w:rPr>
          <w:noProof/>
          <w:kern w:val="2"/>
          <w:szCs w:val="24"/>
          <w14:ligatures w14:val="standardContextual"/>
        </w:rPr>
      </w:pPr>
      <w:hyperlink w:anchor="_Toc240358320" w:history="1">
        <w:r>
          <w:rPr>
            <w:rStyle w:val="Hyperlink"/>
            <w:noProof/>
          </w:rPr>
          <w:t>7.6</w:t>
        </w:r>
        <w:r>
          <w:rPr>
            <w:noProof/>
            <w:kern w:val="2"/>
            <w:szCs w:val="24"/>
            <w14:ligatures w14:val="standardContextual"/>
          </w:rPr>
          <w:tab/>
        </w:r>
        <w:r>
          <w:rPr>
            <w:rStyle w:val="Hyperlink"/>
            <w:noProof/>
          </w:rPr>
          <w:t>Flagging or Staking the Right-of-Way</w:t>
        </w:r>
        <w:r>
          <w:rPr>
            <w:noProof/>
            <w:webHidden/>
          </w:rPr>
          <w:tab/>
          <w:fldChar w:fldCharType="begin"/>
          <w:instrText xml:space="preserve"> PAGEREF _Toc240358320 \h </w:instrText>
          <w:fldChar w:fldCharType="separate"/>
          <w:t>22</w:t>
          <w:fldChar w:fldCharType="end"/>
        </w:r>
      </w:hyperlink>
    </w:p>
    <w:p w14:paraId="5FC88CD9" w14:textId="6DEB57AF" w:rsidR="00BE7C7C" w:rsidRDefault="00BE7C7C">
      <w:pPr>
        <w:pStyle w:val="TOC2"/>
        <w:tabs>
          <w:tab w:val="left" w:pos="960"/>
          <w:tab w:val="right" w:leader="dot" w:pos="9350"/>
        </w:tabs>
        <w:rPr>
          <w:noProof/>
          <w:kern w:val="2"/>
          <w:szCs w:val="24"/>
          <w14:ligatures w14:val="standardContextual"/>
        </w:rPr>
      </w:pPr>
      <w:hyperlink w:anchor="_Toc240358321" w:history="1">
        <w:r>
          <w:rPr>
            <w:rStyle w:val="Hyperlink"/>
            <w:noProof/>
          </w:rPr>
          <w:t>7.7</w:t>
        </w:r>
        <w:r>
          <w:rPr>
            <w:noProof/>
            <w:kern w:val="2"/>
            <w:szCs w:val="24"/>
            <w14:ligatures w14:val="standardContextual"/>
          </w:rPr>
          <w:tab/>
        </w:r>
        <w:r>
          <w:rPr>
            <w:rStyle w:val="Hyperlink"/>
            <w:noProof/>
          </w:rPr>
          <w:t>Clearing and Grading</w:t>
        </w:r>
        <w:r>
          <w:rPr>
            <w:noProof/>
            <w:webHidden/>
          </w:rPr>
          <w:tab/>
          <w:fldChar w:fldCharType="begin"/>
          <w:instrText xml:space="preserve"> PAGEREF _Toc240358321 \h </w:instrText>
          <w:fldChar w:fldCharType="separate"/>
          <w:t>22</w:t>
          <w:fldChar w:fldCharType="end"/>
        </w:r>
      </w:hyperlink>
    </w:p>
    <w:p w14:paraId="2BD05D24" w14:textId="40362FCD" w:rsidR="00BE7C7C" w:rsidRDefault="00BE7C7C">
      <w:pPr>
        <w:pStyle w:val="TOC2"/>
        <w:tabs>
          <w:tab w:val="left" w:pos="960"/>
          <w:tab w:val="right" w:leader="dot" w:pos="9350"/>
        </w:tabs>
        <w:rPr>
          <w:noProof/>
          <w:kern w:val="2"/>
          <w:szCs w:val="24"/>
          <w14:ligatures w14:val="standardContextual"/>
        </w:rPr>
      </w:pPr>
      <w:hyperlink w:anchor="_Toc240358322" w:history="1">
        <w:r>
          <w:rPr>
            <w:rStyle w:val="Hyperlink"/>
            <w:noProof/>
          </w:rPr>
          <w:t>7.8</w:t>
        </w:r>
        <w:r>
          <w:rPr>
            <w:noProof/>
            <w:kern w:val="2"/>
            <w:szCs w:val="24"/>
            <w14:ligatures w14:val="standardContextual"/>
          </w:rPr>
          <w:tab/>
        </w:r>
        <w:r>
          <w:rPr>
            <w:rStyle w:val="Hyperlink"/>
            <w:noProof/>
          </w:rPr>
          <w:t>Facility Construction Data</w:t>
        </w:r>
        <w:r>
          <w:rPr>
            <w:noProof/>
            <w:webHidden/>
          </w:rPr>
          <w:tab/>
          <w:fldChar w:fldCharType="begin"/>
          <w:instrText xml:space="preserve"> PAGEREF _Toc240358322 \h </w:instrText>
          <w:fldChar w:fldCharType="separate"/>
          <w:t>23</w:t>
          <w:fldChar w:fldCharType="end"/>
        </w:r>
      </w:hyperlink>
    </w:p>
    <w:p w14:paraId="7391EEAA" w14:textId="6BA35914" w:rsidR="00BE7C7C" w:rsidRDefault="00BE7C7C">
      <w:pPr>
        <w:pStyle w:val="TOC3"/>
        <w:tabs>
          <w:tab w:val="left" w:pos="1440"/>
          <w:tab w:val="right" w:leader="dot" w:pos="9350"/>
        </w:tabs>
        <w:rPr>
          <w:noProof/>
          <w:kern w:val="2"/>
          <w:szCs w:val="24"/>
          <w14:ligatures w14:val="standardContextual"/>
        </w:rPr>
      </w:pPr>
      <w:hyperlink w:anchor="_Toc240358323" w:history="1">
        <w:r>
          <w:rPr>
            <w:rStyle w:val="Hyperlink"/>
            <w:noProof/>
          </w:rPr>
          <w:t>7.8.1</w:t>
        </w:r>
        <w:r>
          <w:rPr>
            <w:noProof/>
            <w:kern w:val="2"/>
            <w:szCs w:val="24"/>
            <w14:ligatures w14:val="standardContextual"/>
          </w:rPr>
          <w:tab/>
        </w:r>
        <w:r>
          <w:rPr>
            <w:rStyle w:val="Hyperlink"/>
            <w:noProof/>
          </w:rPr>
          <w:t>Description of Construction Process</w:t>
        </w:r>
        <w:r>
          <w:rPr>
            <w:noProof/>
            <w:webHidden/>
          </w:rPr>
          <w:tab/>
          <w:fldChar w:fldCharType="begin"/>
          <w:instrText xml:space="preserve"> PAGEREF _Toc240358323 \h </w:instrText>
          <w:fldChar w:fldCharType="separate"/>
          <w:t>23</w:t>
          <w:fldChar w:fldCharType="end"/>
        </w:r>
      </w:hyperlink>
    </w:p>
    <w:p w14:paraId="407DDFA0" w14:textId="53034E3C" w:rsidR="00BE7C7C" w:rsidRDefault="00BE7C7C">
      <w:pPr>
        <w:pStyle w:val="TOC2"/>
        <w:tabs>
          <w:tab w:val="left" w:pos="960"/>
          <w:tab w:val="right" w:leader="dot" w:pos="9350"/>
        </w:tabs>
        <w:rPr>
          <w:noProof/>
          <w:kern w:val="2"/>
          <w:szCs w:val="24"/>
          <w14:ligatures w14:val="standardContextual"/>
        </w:rPr>
      </w:pPr>
      <w:hyperlink w:anchor="_Toc240358324" w:history="1">
        <w:r>
          <w:rPr>
            <w:rStyle w:val="Hyperlink"/>
            <w:noProof/>
          </w:rPr>
          <w:t>7.9</w:t>
        </w:r>
        <w:r>
          <w:rPr>
            <w:noProof/>
            <w:kern w:val="2"/>
            <w:szCs w:val="24"/>
            <w14:ligatures w14:val="standardContextual"/>
          </w:rPr>
          <w:tab/>
        </w:r>
        <w:r>
          <w:rPr>
            <w:rStyle w:val="Hyperlink"/>
            <w:noProof/>
          </w:rPr>
          <w:t>Access to, and Along, the Crossings During Construction</w:t>
        </w:r>
        <w:r>
          <w:rPr>
            <w:noProof/>
            <w:webHidden/>
          </w:rPr>
          <w:tab/>
          <w:fldChar w:fldCharType="begin"/>
          <w:instrText xml:space="preserve"> PAGEREF _Toc240358324 \h </w:instrText>
          <w:fldChar w:fldCharType="separate"/>
          <w:t>23</w:t>
          <w:fldChar w:fldCharType="end"/>
        </w:r>
      </w:hyperlink>
    </w:p>
    <w:p w14:paraId="37F8DE4F" w14:textId="03967093" w:rsidR="00BE7C7C" w:rsidRDefault="00BE7C7C">
      <w:pPr>
        <w:pStyle w:val="TOC2"/>
        <w:tabs>
          <w:tab w:val="left" w:pos="960"/>
          <w:tab w:val="right" w:leader="dot" w:pos="9350"/>
        </w:tabs>
        <w:rPr>
          <w:noProof/>
          <w:kern w:val="2"/>
          <w:szCs w:val="24"/>
          <w14:ligatures w14:val="standardContextual"/>
        </w:rPr>
      </w:pPr>
      <w:hyperlink w:anchor="_Toc240358325" w:history="1">
        <w:r>
          <w:rPr>
            <w:rStyle w:val="Hyperlink"/>
            <w:noProof/>
          </w:rPr>
          <w:t>7.10</w:t>
        </w:r>
        <w:r>
          <w:rPr>
            <w:noProof/>
            <w:kern w:val="2"/>
            <w:szCs w:val="24"/>
            <w14:ligatures w14:val="standardContextual"/>
          </w:rPr>
          <w:tab/>
        </w:r>
        <w:r>
          <w:rPr>
            <w:rStyle w:val="Hyperlink"/>
            <w:noProof/>
          </w:rPr>
          <w:t>Helicopter Use for Construction</w:t>
        </w:r>
        <w:r>
          <w:rPr>
            <w:noProof/>
            <w:webHidden/>
          </w:rPr>
          <w:tab/>
          <w:fldChar w:fldCharType="begin"/>
          <w:instrText xml:space="preserve"> PAGEREF _Toc240358325 \h </w:instrText>
          <w:fldChar w:fldCharType="separate"/>
          <w:t>24</w:t>
          <w:fldChar w:fldCharType="end"/>
        </w:r>
      </w:hyperlink>
    </w:p>
    <w:p w14:paraId="617546BA" w14:textId="121EB56E" w:rsidR="00BE7C7C" w:rsidRDefault="00BE7C7C">
      <w:pPr>
        <w:pStyle w:val="TOC2"/>
        <w:tabs>
          <w:tab w:val="left" w:pos="960"/>
          <w:tab w:val="right" w:leader="dot" w:pos="9350"/>
        </w:tabs>
        <w:rPr>
          <w:noProof/>
          <w:kern w:val="2"/>
          <w:szCs w:val="24"/>
          <w14:ligatures w14:val="standardContextual"/>
        </w:rPr>
      </w:pPr>
      <w:hyperlink w:anchor="_Toc240358326" w:history="1">
        <w:r>
          <w:rPr>
            <w:rStyle w:val="Hyperlink"/>
            <w:noProof/>
          </w:rPr>
          <w:t>7.11</w:t>
        </w:r>
        <w:r>
          <w:rPr>
            <w:noProof/>
            <w:kern w:val="2"/>
            <w:szCs w:val="24"/>
            <w14:ligatures w14:val="standardContextual"/>
          </w:rPr>
          <w:tab/>
        </w:r>
        <w:r>
          <w:rPr>
            <w:rStyle w:val="Hyperlink"/>
            <w:noProof/>
          </w:rPr>
          <w:t>Contingency Planning</w:t>
        </w:r>
        <w:r>
          <w:rPr>
            <w:noProof/>
            <w:webHidden/>
          </w:rPr>
          <w:tab/>
          <w:fldChar w:fldCharType="begin"/>
          <w:instrText xml:space="preserve"> PAGEREF _Toc240358326 \h </w:instrText>
          <w:fldChar w:fldCharType="separate"/>
          <w:t>24</w:t>
          <w:fldChar w:fldCharType="end"/>
        </w:r>
      </w:hyperlink>
    </w:p>
    <w:p w14:paraId="6B273917" w14:textId="38DC5C77" w:rsidR="00BE7C7C" w:rsidRDefault="00BE7C7C">
      <w:pPr>
        <w:pStyle w:val="TOC3"/>
        <w:tabs>
          <w:tab w:val="left" w:pos="1440"/>
          <w:tab w:val="right" w:leader="dot" w:pos="9350"/>
        </w:tabs>
        <w:rPr>
          <w:noProof/>
          <w:kern w:val="2"/>
          <w:szCs w:val="24"/>
          <w14:ligatures w14:val="standardContextual"/>
        </w:rPr>
      </w:pPr>
      <w:hyperlink w:anchor="_Toc240358327" w:history="1">
        <w:r>
          <w:rPr>
            <w:rStyle w:val="Hyperlink"/>
            <w:noProof/>
          </w:rPr>
          <w:t>7.11.1</w:t>
        </w:r>
        <w:r>
          <w:rPr>
            <w:noProof/>
            <w:kern w:val="2"/>
            <w:szCs w:val="24"/>
            <w14:ligatures w14:val="standardContextual"/>
          </w:rPr>
          <w:tab/>
        </w:r>
        <w:r>
          <w:rPr>
            <w:rStyle w:val="Hyperlink"/>
            <w:noProof/>
          </w:rPr>
          <w:t>Applicant Contacts</w:t>
        </w:r>
        <w:r>
          <w:rPr>
            <w:noProof/>
            <w:webHidden/>
          </w:rPr>
          <w:tab/>
          <w:fldChar w:fldCharType="begin"/>
          <w:instrText xml:space="preserve"> PAGEREF _Toc240358327 \h </w:instrText>
          <w:fldChar w:fldCharType="separate"/>
          <w:t>24</w:t>
          <w:fldChar w:fldCharType="end"/>
        </w:r>
      </w:hyperlink>
    </w:p>
    <w:p w14:paraId="5AC61A4B" w14:textId="7C479166" w:rsidR="00BE7C7C" w:rsidRDefault="00BE7C7C">
      <w:pPr>
        <w:pStyle w:val="TOC3"/>
        <w:tabs>
          <w:tab w:val="left" w:pos="1440"/>
          <w:tab w:val="right" w:leader="dot" w:pos="9350"/>
        </w:tabs>
        <w:rPr>
          <w:noProof/>
          <w:kern w:val="2"/>
          <w:szCs w:val="24"/>
          <w14:ligatures w14:val="standardContextual"/>
        </w:rPr>
      </w:pPr>
      <w:hyperlink w:anchor="_Toc240358328" w:history="1">
        <w:r>
          <w:rPr>
            <w:rStyle w:val="Hyperlink"/>
            <w:noProof/>
          </w:rPr>
          <w:t>7.11.2</w:t>
        </w:r>
        <w:r>
          <w:rPr>
            <w:noProof/>
            <w:kern w:val="2"/>
            <w:szCs w:val="24"/>
            <w14:ligatures w14:val="standardContextual"/>
          </w:rPr>
          <w:tab/>
        </w:r>
        <w:r>
          <w:rPr>
            <w:rStyle w:val="Hyperlink"/>
            <w:noProof/>
          </w:rPr>
          <w:t>Bureau of Reclamation Contacts</w:t>
        </w:r>
        <w:r>
          <w:rPr>
            <w:noProof/>
            <w:webHidden/>
          </w:rPr>
          <w:tab/>
          <w:fldChar w:fldCharType="begin"/>
          <w:instrText xml:space="preserve"> PAGEREF _Toc240358328 \h </w:instrText>
          <w:fldChar w:fldCharType="separate"/>
          <w:t>24</w:t>
          <w:fldChar w:fldCharType="end"/>
        </w:r>
      </w:hyperlink>
    </w:p>
    <w:p w14:paraId="7CEBA1A8" w14:textId="3D7A35DE" w:rsidR="00BE7C7C" w:rsidRDefault="00BE7C7C">
      <w:pPr>
        <w:pStyle w:val="TOC3"/>
        <w:tabs>
          <w:tab w:val="left" w:pos="1440"/>
          <w:tab w:val="right" w:leader="dot" w:pos="9350"/>
        </w:tabs>
        <w:rPr>
          <w:noProof/>
          <w:kern w:val="2"/>
          <w:szCs w:val="24"/>
          <w14:ligatures w14:val="standardContextual"/>
        </w:rPr>
      </w:pPr>
      <w:hyperlink w:anchor="_Toc240358329" w:history="1">
        <w:r>
          <w:rPr>
            <w:rStyle w:val="Hyperlink"/>
            <w:noProof/>
          </w:rPr>
          <w:t>7.11.3</w:t>
        </w:r>
        <w:r>
          <w:rPr>
            <w:noProof/>
            <w:kern w:val="2"/>
            <w:szCs w:val="24"/>
            <w14:ligatures w14:val="standardContextual"/>
          </w:rPr>
          <w:tab/>
        </w:r>
        <w:r>
          <w:rPr>
            <w:rStyle w:val="Hyperlink"/>
            <w:noProof/>
          </w:rPr>
          <w:t>Truckee-Carson Irrigation District Contacts</w:t>
        </w:r>
        <w:r>
          <w:rPr>
            <w:noProof/>
            <w:webHidden/>
          </w:rPr>
          <w:tab/>
          <w:fldChar w:fldCharType="begin"/>
          <w:instrText xml:space="preserve"> PAGEREF _Toc240358329 \h </w:instrText>
          <w:fldChar w:fldCharType="separate"/>
          <w:t>24</w:t>
          <w:fldChar w:fldCharType="end"/>
        </w:r>
      </w:hyperlink>
    </w:p>
    <w:p w14:paraId="76A5B83E" w14:textId="59B44F40" w:rsidR="00BE7C7C" w:rsidRDefault="00BE7C7C">
      <w:pPr>
        <w:pStyle w:val="TOC2"/>
        <w:tabs>
          <w:tab w:val="left" w:pos="960"/>
          <w:tab w:val="right" w:leader="dot" w:pos="9350"/>
        </w:tabs>
        <w:rPr>
          <w:noProof/>
          <w:kern w:val="2"/>
          <w:szCs w:val="24"/>
          <w14:ligatures w14:val="standardContextual"/>
        </w:rPr>
      </w:pPr>
      <w:hyperlink w:anchor="_Toc240358330" w:history="1">
        <w:r>
          <w:rPr>
            <w:rStyle w:val="Hyperlink"/>
            <w:noProof/>
          </w:rPr>
          <w:t>7.12</w:t>
        </w:r>
        <w:r>
          <w:rPr>
            <w:noProof/>
            <w:kern w:val="2"/>
            <w:szCs w:val="24"/>
            <w14:ligatures w14:val="standardContextual"/>
          </w:rPr>
          <w:tab/>
        </w:r>
        <w:r>
          <w:rPr>
            <w:rStyle w:val="Hyperlink"/>
            <w:noProof/>
          </w:rPr>
          <w:t>Safety Requirements</w:t>
        </w:r>
        <w:r>
          <w:rPr>
            <w:noProof/>
            <w:webHidden/>
          </w:rPr>
          <w:tab/>
          <w:fldChar w:fldCharType="begin"/>
          <w:instrText xml:space="preserve"> PAGEREF _Toc240358330 \h </w:instrText>
          <w:fldChar w:fldCharType="separate"/>
          <w:t>24</w:t>
          <w:fldChar w:fldCharType="end"/>
        </w:r>
      </w:hyperlink>
    </w:p>
    <w:p w14:paraId="4E9A196F" w14:textId="442D402D" w:rsidR="00BE7C7C" w:rsidRDefault="00BE7C7C">
      <w:pPr>
        <w:pStyle w:val="TOC2"/>
        <w:tabs>
          <w:tab w:val="left" w:pos="960"/>
          <w:tab w:val="right" w:leader="dot" w:pos="9350"/>
        </w:tabs>
        <w:rPr>
          <w:noProof/>
          <w:kern w:val="2"/>
          <w:szCs w:val="24"/>
          <w14:ligatures w14:val="standardContextual"/>
        </w:rPr>
      </w:pPr>
      <w:hyperlink w:anchor="_Toc240358331" w:history="1">
        <w:r>
          <w:rPr>
            <w:rStyle w:val="Hyperlink"/>
            <w:noProof/>
          </w:rPr>
          <w:t>7.13</w:t>
        </w:r>
        <w:r>
          <w:rPr>
            <w:noProof/>
            <w:kern w:val="2"/>
            <w:szCs w:val="24"/>
            <w14:ligatures w14:val="standardContextual"/>
          </w:rPr>
          <w:tab/>
        </w:r>
        <w:r>
          <w:rPr>
            <w:rStyle w:val="Hyperlink"/>
            <w:noProof/>
          </w:rPr>
          <w:t>Industrial wastes and toxic substances</w:t>
        </w:r>
        <w:r>
          <w:rPr>
            <w:noProof/>
            <w:webHidden/>
          </w:rPr>
          <w:tab/>
          <w:fldChar w:fldCharType="begin"/>
          <w:instrText xml:space="preserve"> PAGEREF _Toc240358331 \h </w:instrText>
          <w:fldChar w:fldCharType="separate"/>
          <w:t>25</w:t>
          <w:fldChar w:fldCharType="end"/>
        </w:r>
      </w:hyperlink>
    </w:p>
    <w:p w14:paraId="08CE9B5B" w14:textId="08250B26" w:rsidR="00BE7C7C" w:rsidRDefault="00BE7C7C">
      <w:pPr>
        <w:pStyle w:val="TOC2"/>
        <w:tabs>
          <w:tab w:val="left" w:pos="960"/>
          <w:tab w:val="right" w:leader="dot" w:pos="9350"/>
        </w:tabs>
        <w:rPr>
          <w:noProof/>
          <w:kern w:val="2"/>
          <w:szCs w:val="24"/>
          <w14:ligatures w14:val="standardContextual"/>
        </w:rPr>
      </w:pPr>
      <w:hyperlink w:anchor="_Toc240358332" w:history="1">
        <w:r>
          <w:rPr>
            <w:rStyle w:val="Hyperlink"/>
            <w:noProof/>
          </w:rPr>
          <w:t>7.14</w:t>
        </w:r>
        <w:r>
          <w:rPr>
            <w:noProof/>
            <w:kern w:val="2"/>
            <w:szCs w:val="24"/>
            <w14:ligatures w14:val="standardContextual"/>
          </w:rPr>
          <w:tab/>
        </w:r>
        <w:r>
          <w:rPr>
            <w:rStyle w:val="Hyperlink"/>
            <w:noProof/>
          </w:rPr>
          <w:t>Demobilization, Reclamation, and Temporary Area Reinstatement</w:t>
        </w:r>
        <w:r>
          <w:rPr>
            <w:noProof/>
            <w:webHidden/>
          </w:rPr>
          <w:tab/>
          <w:fldChar w:fldCharType="begin"/>
          <w:instrText xml:space="preserve"> PAGEREF _Toc240358332 \h </w:instrText>
          <w:fldChar w:fldCharType="separate"/>
          <w:t>25</w:t>
          <w:fldChar w:fldCharType="end"/>
        </w:r>
      </w:hyperlink>
    </w:p>
    <w:p w14:paraId="792AB857" w14:textId="20BF1B66" w:rsidR="00BE7C7C" w:rsidRDefault="00BE7C7C">
      <w:pPr>
        <w:pStyle w:val="TOC1"/>
        <w:tabs>
          <w:tab w:val="left" w:pos="1200"/>
          <w:tab w:val="right" w:leader="dot" w:pos="9350"/>
        </w:tabs>
        <w:rPr>
          <w:noProof/>
          <w:kern w:val="2"/>
          <w:szCs w:val="24"/>
          <w14:ligatures w14:val="standardContextual"/>
        </w:rPr>
      </w:pPr>
      <w:hyperlink w:anchor="_Toc240358333" w:history="1">
        <w:r>
          <w:rPr>
            <w:rStyle w:val="Hyperlink"/>
            <w:rFonts w:ascii="Times New Roman Bold" w:hAnsi="Times New Roman Bold"/>
            <w:noProof/>
          </w:rPr>
          <w:t>Section 8</w:t>
        </w:r>
        <w:r>
          <w:rPr>
            <w:noProof/>
            <w:kern w:val="2"/>
            <w:szCs w:val="24"/>
            <w14:ligatures w14:val="standardContextual"/>
          </w:rPr>
          <w:tab/>
        </w:r>
        <w:r>
          <w:rPr>
            <w:rStyle w:val="Hyperlink"/>
            <w:noProof/>
          </w:rPr>
          <w:t>Resource Values and Environmental Concerns</w:t>
        </w:r>
        <w:r>
          <w:rPr>
            <w:noProof/>
            <w:webHidden/>
          </w:rPr>
          <w:tab/>
          <w:fldChar w:fldCharType="begin"/>
          <w:instrText xml:space="preserve"> PAGEREF _Toc240358333 \h </w:instrText>
          <w:fldChar w:fldCharType="separate"/>
          <w:t>26</w:t>
          <w:fldChar w:fldCharType="end"/>
        </w:r>
      </w:hyperlink>
    </w:p>
    <w:p w14:paraId="76EEC9FA" w14:textId="0DC5F10C" w:rsidR="00BE7C7C" w:rsidRDefault="00BE7C7C">
      <w:pPr>
        <w:pStyle w:val="TOC2"/>
        <w:tabs>
          <w:tab w:val="left" w:pos="960"/>
          <w:tab w:val="right" w:leader="dot" w:pos="9350"/>
        </w:tabs>
        <w:rPr>
          <w:noProof/>
          <w:kern w:val="2"/>
          <w:szCs w:val="24"/>
          <w14:ligatures w14:val="standardContextual"/>
        </w:rPr>
      </w:pPr>
      <w:hyperlink w:anchor="_Toc240358334" w:history="1">
        <w:r>
          <w:rPr>
            <w:rStyle w:val="Hyperlink"/>
            <w:noProof/>
          </w:rPr>
          <w:t>8.1</w:t>
        </w:r>
        <w:r>
          <w:rPr>
            <w:noProof/>
            <w:kern w:val="2"/>
            <w:szCs w:val="24"/>
            <w14:ligatures w14:val="standardContextual"/>
          </w:rPr>
          <w:tab/>
        </w:r>
        <w:r>
          <w:rPr>
            <w:rStyle w:val="Hyperlink"/>
            <w:noProof/>
          </w:rPr>
          <w:t>Location Regarding Existing Corridors</w:t>
        </w:r>
        <w:r>
          <w:rPr>
            <w:noProof/>
            <w:webHidden/>
          </w:rPr>
          <w:tab/>
          <w:fldChar w:fldCharType="begin"/>
          <w:instrText xml:space="preserve"> PAGEREF _Toc240358334 \h </w:instrText>
          <w:fldChar w:fldCharType="separate"/>
          <w:t>26</w:t>
          <w:fldChar w:fldCharType="end"/>
        </w:r>
      </w:hyperlink>
    </w:p>
    <w:p w14:paraId="41C77D12" w14:textId="595FF6E1" w:rsidR="00BE7C7C" w:rsidRDefault="00BE7C7C">
      <w:pPr>
        <w:pStyle w:val="TOC2"/>
        <w:tabs>
          <w:tab w:val="left" w:pos="960"/>
          <w:tab w:val="right" w:leader="dot" w:pos="9350"/>
        </w:tabs>
        <w:rPr>
          <w:noProof/>
          <w:kern w:val="2"/>
          <w:szCs w:val="24"/>
          <w14:ligatures w14:val="standardContextual"/>
        </w:rPr>
      </w:pPr>
      <w:hyperlink w:anchor="_Toc240358335" w:history="1">
        <w:r>
          <w:rPr>
            <w:rStyle w:val="Hyperlink"/>
            <w:noProof/>
          </w:rPr>
          <w:t>8.2</w:t>
        </w:r>
        <w:r>
          <w:rPr>
            <w:noProof/>
            <w:kern w:val="2"/>
            <w:szCs w:val="24"/>
            <w14:ligatures w14:val="standardContextual"/>
          </w:rPr>
          <w:tab/>
        </w:r>
        <w:r>
          <w:rPr>
            <w:rStyle w:val="Hyperlink"/>
            <w:noProof/>
          </w:rPr>
          <w:t>Anticipated conflicts with resources or public health and safety</w:t>
        </w:r>
        <w:r>
          <w:rPr>
            <w:noProof/>
            <w:webHidden/>
          </w:rPr>
          <w:tab/>
          <w:fldChar w:fldCharType="begin"/>
          <w:instrText xml:space="preserve"> PAGEREF _Toc240358335 \h </w:instrText>
          <w:fldChar w:fldCharType="separate"/>
          <w:t>27</w:t>
          <w:fldChar w:fldCharType="end"/>
        </w:r>
      </w:hyperlink>
    </w:p>
    <w:p w14:paraId="1D16021E" w14:textId="72F45929" w:rsidR="00BE7C7C" w:rsidRDefault="00BE7C7C">
      <w:pPr>
        <w:pStyle w:val="TOC3"/>
        <w:tabs>
          <w:tab w:val="left" w:pos="1440"/>
          <w:tab w:val="right" w:leader="dot" w:pos="9350"/>
        </w:tabs>
        <w:rPr>
          <w:noProof/>
          <w:kern w:val="2"/>
          <w:szCs w:val="24"/>
          <w14:ligatures w14:val="standardContextual"/>
        </w:rPr>
      </w:pPr>
      <w:hyperlink w:anchor="_Toc240358336" w:history="1">
        <w:r>
          <w:rPr>
            <w:rStyle w:val="Hyperlink"/>
            <w:noProof/>
          </w:rPr>
          <w:t>8.2.1</w:t>
        </w:r>
        <w:r>
          <w:rPr>
            <w:noProof/>
            <w:kern w:val="2"/>
            <w:szCs w:val="24"/>
            <w14:ligatures w14:val="standardContextual"/>
          </w:rPr>
          <w:tab/>
        </w:r>
        <w:r>
          <w:rPr>
            <w:rStyle w:val="Hyperlink"/>
            <w:noProof/>
          </w:rPr>
          <w:t>Air Quality</w:t>
        </w:r>
        <w:r>
          <w:rPr>
            <w:noProof/>
            <w:webHidden/>
          </w:rPr>
          <w:tab/>
          <w:fldChar w:fldCharType="begin"/>
          <w:instrText xml:space="preserve"> PAGEREF _Toc240358336 \h </w:instrText>
          <w:fldChar w:fldCharType="separate"/>
          <w:t>27</w:t>
          <w:fldChar w:fldCharType="end"/>
        </w:r>
      </w:hyperlink>
    </w:p>
    <w:p w14:paraId="705C05EC" w14:textId="549F3F05" w:rsidR="00BE7C7C" w:rsidRDefault="00BE7C7C">
      <w:pPr>
        <w:pStyle w:val="TOC3"/>
        <w:tabs>
          <w:tab w:val="left" w:pos="1440"/>
          <w:tab w:val="right" w:leader="dot" w:pos="9350"/>
        </w:tabs>
        <w:rPr>
          <w:noProof/>
          <w:kern w:val="2"/>
          <w:szCs w:val="24"/>
          <w14:ligatures w14:val="standardContextual"/>
        </w:rPr>
      </w:pPr>
      <w:hyperlink w:anchor="_Toc240358337" w:history="1">
        <w:r>
          <w:rPr>
            <w:rStyle w:val="Hyperlink"/>
            <w:noProof/>
          </w:rPr>
          <w:t>8.2.2</w:t>
        </w:r>
        <w:r>
          <w:rPr>
            <w:noProof/>
            <w:kern w:val="2"/>
            <w:szCs w:val="24"/>
            <w14:ligatures w14:val="standardContextual"/>
          </w:rPr>
          <w:tab/>
        </w:r>
        <w:r>
          <w:rPr>
            <w:rStyle w:val="Hyperlink"/>
            <w:noProof/>
          </w:rPr>
          <w:t>Noise</w:t>
        </w:r>
        <w:r>
          <w:rPr>
            <w:noProof/>
            <w:webHidden/>
          </w:rPr>
          <w:tab/>
          <w:fldChar w:fldCharType="begin"/>
          <w:instrText xml:space="preserve"> PAGEREF _Toc240358337 \h </w:instrText>
          <w:fldChar w:fldCharType="separate"/>
          <w:t>27</w:t>
          <w:fldChar w:fldCharType="end"/>
        </w:r>
      </w:hyperlink>
    </w:p>
    <w:p w14:paraId="155C2473" w14:textId="7AB943C6" w:rsidR="00BE7C7C" w:rsidRDefault="00BE7C7C">
      <w:pPr>
        <w:pStyle w:val="TOC3"/>
        <w:tabs>
          <w:tab w:val="left" w:pos="1440"/>
          <w:tab w:val="right" w:leader="dot" w:pos="9350"/>
        </w:tabs>
        <w:rPr>
          <w:noProof/>
          <w:kern w:val="2"/>
          <w:szCs w:val="24"/>
          <w14:ligatures w14:val="standardContextual"/>
        </w:rPr>
      </w:pPr>
      <w:hyperlink w:anchor="_Toc240358338" w:history="1">
        <w:r>
          <w:rPr>
            <w:rStyle w:val="Hyperlink"/>
            <w:noProof/>
          </w:rPr>
          <w:t>8.2.3</w:t>
        </w:r>
        <w:r>
          <w:rPr>
            <w:noProof/>
            <w:kern w:val="2"/>
            <w:szCs w:val="24"/>
            <w14:ligatures w14:val="standardContextual"/>
          </w:rPr>
          <w:tab/>
        </w:r>
        <w:r>
          <w:rPr>
            <w:rStyle w:val="Hyperlink"/>
            <w:noProof/>
          </w:rPr>
          <w:t>Geologic Hazards</w:t>
        </w:r>
        <w:r>
          <w:rPr>
            <w:noProof/>
            <w:webHidden/>
          </w:rPr>
          <w:tab/>
          <w:fldChar w:fldCharType="begin"/>
          <w:instrText xml:space="preserve"> PAGEREF _Toc240358338 \h </w:instrText>
          <w:fldChar w:fldCharType="separate"/>
          <w:t>27</w:t>
          <w:fldChar w:fldCharType="end"/>
        </w:r>
      </w:hyperlink>
    </w:p>
    <w:p w14:paraId="0AEF110B" w14:textId="6C0D17DB" w:rsidR="00BE7C7C" w:rsidRDefault="00BE7C7C">
      <w:pPr>
        <w:pStyle w:val="TOC3"/>
        <w:tabs>
          <w:tab w:val="left" w:pos="1440"/>
          <w:tab w:val="right" w:leader="dot" w:pos="9350"/>
        </w:tabs>
        <w:rPr>
          <w:noProof/>
          <w:kern w:val="2"/>
          <w:szCs w:val="24"/>
          <w14:ligatures w14:val="standardContextual"/>
        </w:rPr>
      </w:pPr>
      <w:hyperlink w:anchor="_Toc240358339" w:history="1">
        <w:r>
          <w:rPr>
            <w:rStyle w:val="Hyperlink"/>
            <w:noProof/>
          </w:rPr>
          <w:t>8.2.4</w:t>
        </w:r>
        <w:r>
          <w:rPr>
            <w:noProof/>
            <w:kern w:val="2"/>
            <w:szCs w:val="24"/>
            <w14:ligatures w14:val="standardContextual"/>
          </w:rPr>
          <w:tab/>
        </w:r>
        <w:r>
          <w:rPr>
            <w:rStyle w:val="Hyperlink"/>
            <w:noProof/>
          </w:rPr>
          <w:t>Mineral and Energy Resources</w:t>
        </w:r>
        <w:r>
          <w:rPr>
            <w:noProof/>
            <w:webHidden/>
          </w:rPr>
          <w:tab/>
          <w:fldChar w:fldCharType="begin"/>
          <w:instrText xml:space="preserve"> PAGEREF _Toc240358339 \h </w:instrText>
          <w:fldChar w:fldCharType="separate"/>
          <w:t>27</w:t>
          <w:fldChar w:fldCharType="end"/>
        </w:r>
      </w:hyperlink>
    </w:p>
    <w:p w14:paraId="106D8E7E" w14:textId="7187219D" w:rsidR="00BE7C7C" w:rsidRDefault="00BE7C7C">
      <w:pPr>
        <w:pStyle w:val="TOC3"/>
        <w:tabs>
          <w:tab w:val="left" w:pos="1440"/>
          <w:tab w:val="right" w:leader="dot" w:pos="9350"/>
        </w:tabs>
        <w:rPr>
          <w:noProof/>
          <w:kern w:val="2"/>
          <w:szCs w:val="24"/>
          <w14:ligatures w14:val="standardContextual"/>
        </w:rPr>
      </w:pPr>
      <w:hyperlink w:anchor="_Toc240358340" w:history="1">
        <w:r>
          <w:rPr>
            <w:rStyle w:val="Hyperlink"/>
            <w:noProof/>
          </w:rPr>
          <w:t>8.2.5</w:t>
        </w:r>
        <w:r>
          <w:rPr>
            <w:noProof/>
            <w:kern w:val="2"/>
            <w:szCs w:val="24"/>
            <w14:ligatures w14:val="standardContextual"/>
          </w:rPr>
          <w:tab/>
        </w:r>
        <w:r>
          <w:rPr>
            <w:rStyle w:val="Hyperlink"/>
            <w:noProof/>
          </w:rPr>
          <w:t>Cultural and Paleontological Resources</w:t>
        </w:r>
        <w:r>
          <w:rPr>
            <w:noProof/>
            <w:webHidden/>
          </w:rPr>
          <w:tab/>
          <w:fldChar w:fldCharType="begin"/>
          <w:instrText xml:space="preserve"> PAGEREF _Toc240358340 \h </w:instrText>
          <w:fldChar w:fldCharType="separate"/>
          <w:t>28</w:t>
          <w:fldChar w:fldCharType="end"/>
        </w:r>
      </w:hyperlink>
    </w:p>
    <w:p w14:paraId="560033CA" w14:textId="69C97F3F" w:rsidR="00BE7C7C" w:rsidRDefault="00BE7C7C">
      <w:pPr>
        <w:pStyle w:val="TOC3"/>
        <w:tabs>
          <w:tab w:val="left" w:pos="1440"/>
          <w:tab w:val="right" w:leader="dot" w:pos="9350"/>
        </w:tabs>
        <w:rPr>
          <w:noProof/>
          <w:kern w:val="2"/>
          <w:szCs w:val="24"/>
          <w14:ligatures w14:val="standardContextual"/>
        </w:rPr>
      </w:pPr>
      <w:hyperlink w:anchor="_Toc240358341" w:history="1">
        <w:r>
          <w:rPr>
            <w:rStyle w:val="Hyperlink"/>
            <w:noProof/>
          </w:rPr>
          <w:t>8.2.6</w:t>
        </w:r>
        <w:r>
          <w:rPr>
            <w:noProof/>
            <w:kern w:val="2"/>
            <w:szCs w:val="24"/>
            <w14:ligatures w14:val="standardContextual"/>
          </w:rPr>
          <w:tab/>
        </w:r>
        <w:r>
          <w:rPr>
            <w:rStyle w:val="Hyperlink"/>
            <w:noProof/>
          </w:rPr>
          <w:t>Water</w:t>
        </w:r>
        <w:r>
          <w:rPr>
            <w:noProof/>
            <w:webHidden/>
          </w:rPr>
          <w:tab/>
          <w:fldChar w:fldCharType="begin"/>
          <w:instrText xml:space="preserve"> PAGEREF _Toc240358341 \h </w:instrText>
          <w:fldChar w:fldCharType="separate"/>
          <w:t>28</w:t>
          <w:fldChar w:fldCharType="end"/>
        </w:r>
      </w:hyperlink>
    </w:p>
    <w:p w14:paraId="60CFB92D" w14:textId="56B64D67" w:rsidR="00BE7C7C" w:rsidRDefault="00BE7C7C">
      <w:pPr>
        <w:pStyle w:val="TOC3"/>
        <w:tabs>
          <w:tab w:val="left" w:pos="1440"/>
          <w:tab w:val="right" w:leader="dot" w:pos="9350"/>
        </w:tabs>
        <w:rPr>
          <w:noProof/>
          <w:kern w:val="2"/>
          <w:szCs w:val="24"/>
          <w14:ligatures w14:val="standardContextual"/>
        </w:rPr>
      </w:pPr>
      <w:hyperlink w:anchor="_Toc240358342" w:history="1">
        <w:r>
          <w:rPr>
            <w:rStyle w:val="Hyperlink"/>
            <w:noProof/>
          </w:rPr>
          <w:t>8.2.7</w:t>
        </w:r>
        <w:r>
          <w:rPr>
            <w:noProof/>
            <w:kern w:val="2"/>
            <w:szCs w:val="24"/>
            <w14:ligatures w14:val="standardContextual"/>
          </w:rPr>
          <w:tab/>
        </w:r>
        <w:r>
          <w:rPr>
            <w:rStyle w:val="Hyperlink"/>
            <w:noProof/>
          </w:rPr>
          <w:t>Vegetation</w:t>
        </w:r>
        <w:r>
          <w:rPr>
            <w:noProof/>
            <w:webHidden/>
          </w:rPr>
          <w:tab/>
          <w:fldChar w:fldCharType="begin"/>
          <w:instrText xml:space="preserve"> PAGEREF _Toc240358342 \h </w:instrText>
          <w:fldChar w:fldCharType="separate"/>
          <w:t>29</w:t>
          <w:fldChar w:fldCharType="end"/>
        </w:r>
      </w:hyperlink>
    </w:p>
    <w:p w14:paraId="1BFFE9A9" w14:textId="46626D52" w:rsidR="00BE7C7C" w:rsidRDefault="00BE7C7C">
      <w:pPr>
        <w:pStyle w:val="TOC3"/>
        <w:tabs>
          <w:tab w:val="left" w:pos="1440"/>
          <w:tab w:val="right" w:leader="dot" w:pos="9350"/>
        </w:tabs>
        <w:rPr>
          <w:noProof/>
          <w:kern w:val="2"/>
          <w:szCs w:val="24"/>
          <w14:ligatures w14:val="standardContextual"/>
        </w:rPr>
      </w:pPr>
      <w:hyperlink w:anchor="_Toc240358343" w:history="1">
        <w:r>
          <w:rPr>
            <w:rStyle w:val="Hyperlink"/>
            <w:noProof/>
          </w:rPr>
          <w:t>8.2.8</w:t>
        </w:r>
        <w:r>
          <w:rPr>
            <w:noProof/>
            <w:kern w:val="2"/>
            <w:szCs w:val="24"/>
            <w14:ligatures w14:val="standardContextual"/>
          </w:rPr>
          <w:tab/>
        </w:r>
        <w:r>
          <w:rPr>
            <w:rStyle w:val="Hyperlink"/>
            <w:noProof/>
          </w:rPr>
          <w:t>Wildlife and Threatened and Endangered Species</w:t>
        </w:r>
        <w:r>
          <w:rPr>
            <w:noProof/>
            <w:webHidden/>
          </w:rPr>
          <w:tab/>
          <w:fldChar w:fldCharType="begin"/>
          <w:instrText xml:space="preserve"> PAGEREF _Toc240358343 \h </w:instrText>
          <w:fldChar w:fldCharType="separate"/>
          <w:t>30</w:t>
          <w:fldChar w:fldCharType="end"/>
        </w:r>
      </w:hyperlink>
    </w:p>
    <w:p w14:paraId="43B3CAF7" w14:textId="6F89BA89" w:rsidR="00BE7C7C" w:rsidRDefault="00BE7C7C">
      <w:pPr>
        <w:pStyle w:val="TOC3"/>
        <w:tabs>
          <w:tab w:val="left" w:pos="1440"/>
          <w:tab w:val="right" w:leader="dot" w:pos="9350"/>
        </w:tabs>
        <w:rPr>
          <w:noProof/>
          <w:kern w:val="2"/>
          <w:szCs w:val="24"/>
          <w14:ligatures w14:val="standardContextual"/>
        </w:rPr>
      </w:pPr>
      <w:hyperlink w:anchor="_Toc240358344" w:history="1">
        <w:r>
          <w:rPr>
            <w:rStyle w:val="Hyperlink"/>
            <w:noProof/>
          </w:rPr>
          <w:t>8.2.9</w:t>
        </w:r>
        <w:r>
          <w:rPr>
            <w:noProof/>
            <w:kern w:val="2"/>
            <w:szCs w:val="24"/>
            <w14:ligatures w14:val="standardContextual"/>
          </w:rPr>
          <w:tab/>
        </w:r>
        <w:r>
          <w:rPr>
            <w:rStyle w:val="Hyperlink"/>
            <w:noProof/>
          </w:rPr>
          <w:t>Visual Resources</w:t>
        </w:r>
        <w:r>
          <w:rPr>
            <w:noProof/>
            <w:webHidden/>
          </w:rPr>
          <w:tab/>
          <w:fldChar w:fldCharType="begin"/>
          <w:instrText xml:space="preserve"> PAGEREF _Toc240358344 \h </w:instrText>
          <w:fldChar w:fldCharType="separate"/>
          <w:t>30</w:t>
          <w:fldChar w:fldCharType="end"/>
        </w:r>
      </w:hyperlink>
    </w:p>
    <w:p w14:paraId="637E4603" w14:textId="77C2787E" w:rsidR="00BE7C7C" w:rsidRDefault="00BE7C7C">
      <w:pPr>
        <w:pStyle w:val="TOC3"/>
        <w:tabs>
          <w:tab w:val="left" w:pos="1440"/>
          <w:tab w:val="right" w:leader="dot" w:pos="9350"/>
        </w:tabs>
        <w:rPr>
          <w:noProof/>
          <w:kern w:val="2"/>
          <w:szCs w:val="24"/>
          <w14:ligatures w14:val="standardContextual"/>
        </w:rPr>
      </w:pPr>
      <w:hyperlink w:anchor="_Toc240358345" w:history="1">
        <w:r>
          <w:rPr>
            <w:rStyle w:val="Hyperlink"/>
            <w:noProof/>
          </w:rPr>
          <w:t>8.2.10</w:t>
        </w:r>
        <w:r>
          <w:rPr>
            <w:noProof/>
            <w:kern w:val="2"/>
            <w:szCs w:val="24"/>
            <w14:ligatures w14:val="standardContextual"/>
          </w:rPr>
          <w:tab/>
        </w:r>
        <w:r>
          <w:rPr>
            <w:rStyle w:val="Hyperlink"/>
            <w:noProof/>
          </w:rPr>
          <w:t>Bureau of Reclamation Lands and Facilities</w:t>
        </w:r>
        <w:r>
          <w:rPr>
            <w:noProof/>
            <w:webHidden/>
          </w:rPr>
          <w:tab/>
          <w:fldChar w:fldCharType="begin"/>
          <w:instrText xml:space="preserve"> PAGEREF _Toc240358345 \h </w:instrText>
          <w:fldChar w:fldCharType="separate"/>
          <w:t>31</w:t>
          <w:fldChar w:fldCharType="end"/>
        </w:r>
      </w:hyperlink>
    </w:p>
    <w:p w14:paraId="7E50CA96" w14:textId="54DC8D53" w:rsidR="00BE7C7C" w:rsidRDefault="00BE7C7C">
      <w:pPr>
        <w:pStyle w:val="TOC3"/>
        <w:tabs>
          <w:tab w:val="left" w:pos="1440"/>
          <w:tab w:val="right" w:leader="dot" w:pos="9350"/>
        </w:tabs>
        <w:rPr>
          <w:noProof/>
          <w:kern w:val="2"/>
          <w:szCs w:val="24"/>
          <w14:ligatures w14:val="standardContextual"/>
        </w:rPr>
      </w:pPr>
      <w:hyperlink w:anchor="_Toc240358346" w:history="1">
        <w:r>
          <w:rPr>
            <w:rStyle w:val="Hyperlink"/>
            <w:noProof/>
          </w:rPr>
          <w:t>8.2.11</w:t>
        </w:r>
        <w:r>
          <w:rPr>
            <w:noProof/>
            <w:kern w:val="2"/>
            <w:szCs w:val="24"/>
            <w14:ligatures w14:val="standardContextual"/>
          </w:rPr>
          <w:tab/>
        </w:r>
        <w:r>
          <w:rPr>
            <w:rStyle w:val="Hyperlink"/>
            <w:noProof/>
          </w:rPr>
          <w:t>Indian Trust Assets</w:t>
        </w:r>
        <w:r>
          <w:rPr>
            <w:noProof/>
            <w:webHidden/>
          </w:rPr>
          <w:tab/>
          <w:fldChar w:fldCharType="begin"/>
          <w:instrText xml:space="preserve"> PAGEREF _Toc240358346 \h </w:instrText>
          <w:fldChar w:fldCharType="separate"/>
          <w:t>31</w:t>
          <w:fldChar w:fldCharType="end"/>
        </w:r>
      </w:hyperlink>
    </w:p>
    <w:p w14:paraId="7C78D31A" w14:textId="5FB7F6B3" w:rsidR="00BE7C7C" w:rsidRDefault="00BE7C7C">
      <w:pPr>
        <w:pStyle w:val="TOC1"/>
        <w:tabs>
          <w:tab w:val="left" w:pos="1200"/>
          <w:tab w:val="right" w:leader="dot" w:pos="9350"/>
        </w:tabs>
        <w:rPr>
          <w:noProof/>
          <w:kern w:val="2"/>
          <w:szCs w:val="24"/>
          <w14:ligatures w14:val="standardContextual"/>
        </w:rPr>
      </w:pPr>
      <w:hyperlink w:anchor="_Toc240358347" w:history="1">
        <w:r>
          <w:rPr>
            <w:rStyle w:val="Hyperlink"/>
            <w:rFonts w:ascii="Times New Roman Bold" w:hAnsi="Times New Roman Bold"/>
            <w:noProof/>
          </w:rPr>
          <w:t>Section 9</w:t>
        </w:r>
        <w:r>
          <w:rPr>
            <w:noProof/>
            <w:kern w:val="2"/>
            <w:szCs w:val="24"/>
            <w14:ligatures w14:val="standardContextual"/>
          </w:rPr>
          <w:tab/>
        </w:r>
        <w:r>
          <w:rPr>
            <w:rStyle w:val="Hyperlink"/>
            <w:noProof/>
          </w:rPr>
          <w:t>Stabilization And Rehabilitation</w:t>
        </w:r>
        <w:r>
          <w:rPr>
            <w:noProof/>
            <w:webHidden/>
          </w:rPr>
          <w:tab/>
          <w:fldChar w:fldCharType="begin"/>
          <w:instrText xml:space="preserve"> PAGEREF _Toc240358347 \h </w:instrText>
          <w:fldChar w:fldCharType="separate"/>
          <w:t>31</w:t>
          <w:fldChar w:fldCharType="end"/>
        </w:r>
      </w:hyperlink>
    </w:p>
    <w:p w14:paraId="42477AF7" w14:textId="5E7874F5" w:rsidR="00BE7C7C" w:rsidRDefault="00BE7C7C">
      <w:pPr>
        <w:pStyle w:val="TOC1"/>
        <w:tabs>
          <w:tab w:val="left" w:pos="1440"/>
          <w:tab w:val="right" w:leader="dot" w:pos="9350"/>
        </w:tabs>
        <w:rPr>
          <w:noProof/>
          <w:kern w:val="2"/>
          <w:szCs w:val="24"/>
          <w14:ligatures w14:val="standardContextual"/>
        </w:rPr>
      </w:pPr>
      <w:hyperlink w:anchor="_Toc240358348" w:history="1">
        <w:r>
          <w:rPr>
            <w:rStyle w:val="Hyperlink"/>
            <w:rFonts w:ascii="Times New Roman Bold" w:hAnsi="Times New Roman Bold"/>
            <w:noProof/>
          </w:rPr>
          <w:t>Section 10</w:t>
        </w:r>
        <w:r>
          <w:rPr>
            <w:noProof/>
            <w:kern w:val="2"/>
            <w:szCs w:val="24"/>
            <w14:ligatures w14:val="standardContextual"/>
          </w:rPr>
          <w:tab/>
        </w:r>
        <w:r>
          <w:rPr>
            <w:rStyle w:val="Hyperlink"/>
            <w:noProof/>
          </w:rPr>
          <w:t>Operation And Maintenance</w:t>
        </w:r>
        <w:r>
          <w:rPr>
            <w:noProof/>
            <w:webHidden/>
          </w:rPr>
          <w:tab/>
          <w:fldChar w:fldCharType="begin"/>
          <w:instrText xml:space="preserve"> PAGEREF _Toc240358348 \h </w:instrText>
          <w:fldChar w:fldCharType="separate"/>
          <w:t>32</w:t>
          <w:fldChar w:fldCharType="end"/>
        </w:r>
      </w:hyperlink>
    </w:p>
    <w:p w14:paraId="4B452C92" w14:textId="7EE50734" w:rsidR="00BE7C7C" w:rsidRDefault="00BE7C7C">
      <w:pPr>
        <w:pStyle w:val="TOC2"/>
        <w:tabs>
          <w:tab w:val="left" w:pos="960"/>
          <w:tab w:val="right" w:leader="dot" w:pos="9350"/>
        </w:tabs>
        <w:rPr>
          <w:noProof/>
          <w:kern w:val="2"/>
          <w:szCs w:val="24"/>
          <w14:ligatures w14:val="standardContextual"/>
        </w:rPr>
      </w:pPr>
      <w:hyperlink w:anchor="_Toc240358349" w:history="1">
        <w:r>
          <w:rPr>
            <w:rStyle w:val="Hyperlink"/>
            <w:noProof/>
          </w:rPr>
          <w:t>10.1</w:t>
        </w:r>
        <w:r>
          <w:rPr>
            <w:noProof/>
            <w:kern w:val="2"/>
            <w:szCs w:val="24"/>
            <w14:ligatures w14:val="standardContextual"/>
          </w:rPr>
          <w:tab/>
        </w:r>
        <w:r>
          <w:rPr>
            <w:rStyle w:val="Hyperlink"/>
            <w:noProof/>
          </w:rPr>
          <w:t>Safety</w:t>
        </w:r>
        <w:r>
          <w:rPr>
            <w:noProof/>
            <w:webHidden/>
          </w:rPr>
          <w:tab/>
          <w:fldChar w:fldCharType="begin"/>
          <w:instrText xml:space="preserve"> PAGEREF _Toc240358349 \h </w:instrText>
          <w:fldChar w:fldCharType="separate"/>
          <w:t>32</w:t>
          <w:fldChar w:fldCharType="end"/>
        </w:r>
      </w:hyperlink>
    </w:p>
    <w:p w14:paraId="37CBCAE2" w14:textId="7A27D82B" w:rsidR="00BE7C7C" w:rsidRDefault="00BE7C7C">
      <w:pPr>
        <w:pStyle w:val="TOC2"/>
        <w:tabs>
          <w:tab w:val="left" w:pos="960"/>
          <w:tab w:val="right" w:leader="dot" w:pos="9350"/>
        </w:tabs>
        <w:rPr>
          <w:noProof/>
          <w:kern w:val="2"/>
          <w:szCs w:val="24"/>
          <w14:ligatures w14:val="standardContextual"/>
        </w:rPr>
      </w:pPr>
      <w:hyperlink w:anchor="_Toc240358350" w:history="1">
        <w:r>
          <w:rPr>
            <w:rStyle w:val="Hyperlink"/>
            <w:noProof/>
          </w:rPr>
          <w:t>10.2</w:t>
        </w:r>
        <w:r>
          <w:rPr>
            <w:noProof/>
            <w:kern w:val="2"/>
            <w:szCs w:val="24"/>
            <w14:ligatures w14:val="standardContextual"/>
          </w:rPr>
          <w:tab/>
        </w:r>
        <w:r>
          <w:rPr>
            <w:rStyle w:val="Hyperlink"/>
            <w:noProof/>
          </w:rPr>
          <w:t>Industrial Wastes and Toxic Substances</w:t>
        </w:r>
        <w:r>
          <w:rPr>
            <w:noProof/>
            <w:webHidden/>
          </w:rPr>
          <w:tab/>
          <w:fldChar w:fldCharType="begin"/>
          <w:instrText xml:space="preserve"> PAGEREF _Toc240358350 \h </w:instrText>
          <w:fldChar w:fldCharType="separate"/>
          <w:t>33</w:t>
          <w:fldChar w:fldCharType="end"/>
        </w:r>
      </w:hyperlink>
    </w:p>
    <w:p w14:paraId="203324E2" w14:textId="4DA98D82" w:rsidR="00BE7C7C" w:rsidRDefault="00BE7C7C">
      <w:pPr>
        <w:pStyle w:val="TOC2"/>
        <w:tabs>
          <w:tab w:val="left" w:pos="960"/>
          <w:tab w:val="right" w:leader="dot" w:pos="9350"/>
        </w:tabs>
        <w:rPr>
          <w:noProof/>
          <w:kern w:val="2"/>
          <w:szCs w:val="24"/>
          <w14:ligatures w14:val="standardContextual"/>
        </w:rPr>
      </w:pPr>
      <w:hyperlink w:anchor="_Toc240358351" w:history="1">
        <w:r>
          <w:rPr>
            <w:rStyle w:val="Hyperlink"/>
            <w:noProof/>
          </w:rPr>
          <w:t>10.3</w:t>
        </w:r>
        <w:r>
          <w:rPr>
            <w:noProof/>
            <w:kern w:val="2"/>
            <w:szCs w:val="24"/>
            <w14:ligatures w14:val="standardContextual"/>
          </w:rPr>
          <w:tab/>
        </w:r>
        <w:r>
          <w:rPr>
            <w:rStyle w:val="Hyperlink"/>
            <w:noProof/>
          </w:rPr>
          <w:t>Inspection and Maintenance Schedules</w:t>
        </w:r>
        <w:r>
          <w:rPr>
            <w:noProof/>
            <w:webHidden/>
          </w:rPr>
          <w:tab/>
          <w:fldChar w:fldCharType="begin"/>
          <w:instrText xml:space="preserve"> PAGEREF _Toc240358351 \h </w:instrText>
          <w:fldChar w:fldCharType="separate"/>
          <w:t>33</w:t>
          <w:fldChar w:fldCharType="end"/>
        </w:r>
      </w:hyperlink>
    </w:p>
    <w:p w14:paraId="651AB157" w14:textId="1D150ECE" w:rsidR="00BE7C7C" w:rsidRDefault="00BE7C7C">
      <w:pPr>
        <w:pStyle w:val="TOC2"/>
        <w:tabs>
          <w:tab w:val="left" w:pos="960"/>
          <w:tab w:val="right" w:leader="dot" w:pos="9350"/>
        </w:tabs>
        <w:rPr>
          <w:noProof/>
          <w:kern w:val="2"/>
          <w:szCs w:val="24"/>
          <w14:ligatures w14:val="standardContextual"/>
        </w:rPr>
      </w:pPr>
      <w:hyperlink w:anchor="_Toc240358352" w:history="1">
        <w:r>
          <w:rPr>
            <w:rStyle w:val="Hyperlink"/>
            <w:noProof/>
          </w:rPr>
          <w:t>10.4</w:t>
        </w:r>
        <w:r>
          <w:rPr>
            <w:noProof/>
            <w:kern w:val="2"/>
            <w:szCs w:val="24"/>
            <w14:ligatures w14:val="standardContextual"/>
          </w:rPr>
          <w:tab/>
        </w:r>
        <w:r>
          <w:rPr>
            <w:rStyle w:val="Hyperlink"/>
            <w:noProof/>
          </w:rPr>
          <w:t>Work Schedules</w:t>
        </w:r>
        <w:r>
          <w:rPr>
            <w:noProof/>
            <w:webHidden/>
          </w:rPr>
          <w:tab/>
          <w:fldChar w:fldCharType="begin"/>
          <w:instrText xml:space="preserve"> PAGEREF _Toc240358352 \h </w:instrText>
          <w:fldChar w:fldCharType="separate"/>
          <w:t>33</w:t>
          <w:fldChar w:fldCharType="end"/>
        </w:r>
      </w:hyperlink>
    </w:p>
    <w:p w14:paraId="4C123C22" w14:textId="491161B6" w:rsidR="00BE7C7C" w:rsidRDefault="00BE7C7C">
      <w:pPr>
        <w:pStyle w:val="TOC2"/>
        <w:tabs>
          <w:tab w:val="left" w:pos="960"/>
          <w:tab w:val="right" w:leader="dot" w:pos="9350"/>
        </w:tabs>
        <w:rPr>
          <w:noProof/>
          <w:kern w:val="2"/>
          <w:szCs w:val="24"/>
          <w14:ligatures w14:val="standardContextual"/>
        </w:rPr>
      </w:pPr>
      <w:hyperlink w:anchor="_Toc240358353" w:history="1">
        <w:r>
          <w:rPr>
            <w:rStyle w:val="Hyperlink"/>
            <w:noProof/>
          </w:rPr>
          <w:t>10.5</w:t>
        </w:r>
        <w:r>
          <w:rPr>
            <w:noProof/>
            <w:kern w:val="2"/>
            <w:szCs w:val="24"/>
            <w14:ligatures w14:val="standardContextual"/>
          </w:rPr>
          <w:tab/>
        </w:r>
        <w:r>
          <w:rPr>
            <w:rStyle w:val="Hyperlink"/>
            <w:noProof/>
          </w:rPr>
          <w:t>Fire Control</w:t>
        </w:r>
        <w:r>
          <w:rPr>
            <w:noProof/>
            <w:webHidden/>
          </w:rPr>
          <w:tab/>
          <w:fldChar w:fldCharType="begin"/>
          <w:instrText xml:space="preserve"> PAGEREF _Toc240358353 \h </w:instrText>
          <w:fldChar w:fldCharType="separate"/>
          <w:t>34</w:t>
          <w:fldChar w:fldCharType="end"/>
        </w:r>
      </w:hyperlink>
    </w:p>
    <w:p w14:paraId="7299C2E9" w14:textId="7F50784B" w:rsidR="00BE7C7C" w:rsidRDefault="00BE7C7C">
      <w:pPr>
        <w:pStyle w:val="TOC2"/>
        <w:tabs>
          <w:tab w:val="left" w:pos="960"/>
          <w:tab w:val="right" w:leader="dot" w:pos="9350"/>
        </w:tabs>
        <w:rPr>
          <w:noProof/>
          <w:kern w:val="2"/>
          <w:szCs w:val="24"/>
          <w14:ligatures w14:val="standardContextual"/>
        </w:rPr>
      </w:pPr>
      <w:hyperlink w:anchor="_Toc240358354" w:history="1">
        <w:r>
          <w:rPr>
            <w:rStyle w:val="Hyperlink"/>
            <w:noProof/>
          </w:rPr>
          <w:t>10.6</w:t>
        </w:r>
        <w:r>
          <w:rPr>
            <w:noProof/>
            <w:kern w:val="2"/>
            <w:szCs w:val="24"/>
            <w14:ligatures w14:val="standardContextual"/>
          </w:rPr>
          <w:tab/>
        </w:r>
        <w:r>
          <w:rPr>
            <w:rStyle w:val="Hyperlink"/>
            <w:noProof/>
          </w:rPr>
          <w:t>Long Term Access</w:t>
        </w:r>
        <w:r>
          <w:rPr>
            <w:noProof/>
            <w:webHidden/>
          </w:rPr>
          <w:tab/>
          <w:fldChar w:fldCharType="begin"/>
          <w:instrText xml:space="preserve"> PAGEREF _Toc240358354 \h </w:instrText>
          <w:fldChar w:fldCharType="separate"/>
          <w:t>34</w:t>
          <w:fldChar w:fldCharType="end"/>
        </w:r>
      </w:hyperlink>
    </w:p>
    <w:p w14:paraId="0FD74754" w14:textId="72BAAEC8" w:rsidR="00BE7C7C" w:rsidRDefault="00BE7C7C">
      <w:pPr>
        <w:pStyle w:val="TOC2"/>
        <w:tabs>
          <w:tab w:val="left" w:pos="960"/>
          <w:tab w:val="right" w:leader="dot" w:pos="9350"/>
        </w:tabs>
        <w:rPr>
          <w:noProof/>
          <w:kern w:val="2"/>
          <w:szCs w:val="24"/>
          <w14:ligatures w14:val="standardContextual"/>
        </w:rPr>
      </w:pPr>
      <w:hyperlink w:anchor="_Toc240358355" w:history="1">
        <w:r>
          <w:rPr>
            <w:rStyle w:val="Hyperlink"/>
            <w:noProof/>
          </w:rPr>
          <w:t>10.7</w:t>
        </w:r>
        <w:r>
          <w:rPr>
            <w:noProof/>
            <w:kern w:val="2"/>
            <w:szCs w:val="24"/>
            <w14:ligatures w14:val="standardContextual"/>
          </w:rPr>
          <w:tab/>
        </w:r>
        <w:r>
          <w:rPr>
            <w:rStyle w:val="Hyperlink"/>
            <w:noProof/>
          </w:rPr>
          <w:t>Signs</w:t>
        </w:r>
        <w:r>
          <w:rPr>
            <w:noProof/>
            <w:webHidden/>
          </w:rPr>
          <w:tab/>
          <w:fldChar w:fldCharType="begin"/>
          <w:instrText xml:space="preserve"> PAGEREF _Toc240358355 \h </w:instrText>
          <w:fldChar w:fldCharType="separate"/>
          <w:t>34</w:t>
          <w:fldChar w:fldCharType="end"/>
        </w:r>
      </w:hyperlink>
    </w:p>
    <w:p w14:paraId="50D81D88" w14:textId="10190856" w:rsidR="00BE7C7C" w:rsidRDefault="00BE7C7C">
      <w:pPr>
        <w:pStyle w:val="TOC1"/>
        <w:tabs>
          <w:tab w:val="left" w:pos="1440"/>
          <w:tab w:val="right" w:leader="dot" w:pos="9350"/>
        </w:tabs>
        <w:rPr>
          <w:noProof/>
          <w:kern w:val="2"/>
          <w:szCs w:val="24"/>
          <w14:ligatures w14:val="standardContextual"/>
        </w:rPr>
      </w:pPr>
      <w:hyperlink w:anchor="_Toc240358356" w:history="1">
        <w:r>
          <w:rPr>
            <w:rStyle w:val="Hyperlink"/>
            <w:rFonts w:ascii="Times New Roman Bold" w:hAnsi="Times New Roman Bold"/>
            <w:noProof/>
          </w:rPr>
          <w:t>Section 11</w:t>
        </w:r>
        <w:r>
          <w:rPr>
            <w:noProof/>
            <w:kern w:val="2"/>
            <w:szCs w:val="24"/>
            <w14:ligatures w14:val="standardContextual"/>
          </w:rPr>
          <w:tab/>
        </w:r>
        <w:r>
          <w:rPr>
            <w:rStyle w:val="Hyperlink"/>
            <w:noProof/>
          </w:rPr>
          <w:t>Termination And Restoration</w:t>
        </w:r>
        <w:r>
          <w:rPr>
            <w:noProof/>
            <w:webHidden/>
          </w:rPr>
          <w:tab/>
          <w:fldChar w:fldCharType="begin"/>
          <w:instrText xml:space="preserve"> PAGEREF _Toc240358356 \h </w:instrText>
          <w:fldChar w:fldCharType="separate"/>
          <w:t>34</w:t>
          <w:fldChar w:fldCharType="end"/>
        </w:r>
      </w:hyperlink>
    </w:p>
    <w:p w14:paraId="0DF1D735" w14:textId="554A35E5" w:rsidR="00BE7C7C" w:rsidRDefault="00BE7C7C">
      <w:pPr>
        <w:pStyle w:val="TOC1"/>
        <w:tabs>
          <w:tab w:val="left" w:pos="1440"/>
          <w:tab w:val="right" w:leader="dot" w:pos="9350"/>
        </w:tabs>
        <w:rPr>
          <w:noProof/>
          <w:kern w:val="2"/>
          <w:szCs w:val="24"/>
          <w14:ligatures w14:val="standardContextual"/>
        </w:rPr>
      </w:pPr>
      <w:hyperlink w:anchor="_Toc240358357" w:history="1">
        <w:r>
          <w:rPr>
            <w:rStyle w:val="Hyperlink"/>
            <w:rFonts w:ascii="Times New Roman Bold" w:hAnsi="Times New Roman Bold"/>
            <w:noProof/>
          </w:rPr>
          <w:t>Section 12</w:t>
        </w:r>
        <w:r>
          <w:rPr>
            <w:noProof/>
            <w:kern w:val="2"/>
            <w:szCs w:val="24"/>
            <w14:ligatures w14:val="standardContextual"/>
          </w:rPr>
          <w:tab/>
        </w:r>
        <w:r>
          <w:rPr>
            <w:rStyle w:val="Hyperlink"/>
            <w:noProof/>
          </w:rPr>
          <w:t>References</w:t>
        </w:r>
        <w:r>
          <w:rPr>
            <w:noProof/>
            <w:webHidden/>
          </w:rPr>
          <w:tab/>
          <w:fldChar w:fldCharType="begin"/>
          <w:instrText xml:space="preserve"> PAGEREF _Toc240358357 \h </w:instrText>
          <w:fldChar w:fldCharType="separate"/>
          <w:t>36</w:t>
          <w:fldChar w:fldCharType="end"/>
        </w:r>
      </w:hyperlink>
    </w:p>
    <w:p w14:paraId="239FEE0B" w14:textId="11D9B5D8" w:rsidR="00077796" w:rsidRDefault="00FF017B">
      <w:r>
        <w:fldChar w:fldCharType="end"/>
      </w:r>
    </w:p>
    <w:p w14:paraId="497BD1DF" w14:textId="77777777" w:rsidR="00077796" w:rsidRDefault="00FF017B">
      <w:r>
        <w:br w:type="page"/>
      </w:r>
    </w:p>
    <w:p w14:paraId="2E2F227E" w14:textId="77777777" w:rsidR="00077796" w:rsidRDefault="00FF017B">
      <w:r>
        <w:rPr>
          <w:b/>
        </w:rPr>
        <w:lastRenderedPageBreak/>
        <w:t>LIST OF FIGURES</w:t>
      </w:r>
    </w:p>
    <w:p w14:paraId="6C950000" w14:textId="48EC3EBB" w:rsidR="003C4B53" w:rsidRDefault="00FF017B">
      <w:pPr>
        <w:pStyle w:val="TableofFigures"/>
        <w:tabs>
          <w:tab w:val="right" w:leader="dot" w:pos="9350"/>
        </w:tabs>
        <w:rPr>
          <w:noProof/>
          <w:kern w:val="2"/>
          <w:szCs w:val="24"/>
          <w14:ligatures w14:val="standardContextual"/>
        </w:rPr>
      </w:pPr>
      <w:r>
        <w:fldChar w:fldCharType="begin"/>
        <w:instrText xml:space="preserve"> TOC \h \z \c "Figure" </w:instrText>
        <w:fldChar w:fldCharType="separate"/>
      </w:r>
      <w:hyperlink w:anchor="_Toc236728908" w:history="1">
        <w:r>
          <w:rPr>
            <w:rStyle w:val="Hyperlink"/>
            <w:noProof/>
          </w:rPr>
          <w:t>Figure 1. Project Location Map</w:t>
        </w:r>
        <w:r>
          <w:rPr>
            <w:noProof/>
            <w:webHidden/>
          </w:rPr>
          <w:tab/>
          <w:fldChar w:fldCharType="begin"/>
          <w:instrText xml:space="preserve"> PAGEREF _Toc236728908 \h </w:instrText>
          <w:fldChar w:fldCharType="separate"/>
          <w:t>4</w:t>
          <w:fldChar w:fldCharType="end"/>
        </w:r>
      </w:hyperlink>
    </w:p>
    <w:p w14:paraId="2B2DF6EA" w14:textId="79A7B458" w:rsidR="003C4B53" w:rsidRDefault="003C4B53">
      <w:pPr>
        <w:pStyle w:val="TableofFigures"/>
        <w:tabs>
          <w:tab w:val="right" w:leader="dot" w:pos="9350"/>
        </w:tabs>
        <w:rPr>
          <w:noProof/>
          <w:kern w:val="2"/>
          <w:szCs w:val="24"/>
          <w14:ligatures w14:val="standardContextual"/>
        </w:rPr>
      </w:pPr>
      <w:hyperlink w:anchor="_Toc236728909" w:history="1">
        <w:r>
          <w:rPr>
            <w:rStyle w:val="Hyperlink"/>
            <w:noProof/>
          </w:rPr>
          <w:t>Figure 2. Corner Crossing Overview and Detail Map</w:t>
        </w:r>
        <w:r>
          <w:rPr>
            <w:noProof/>
            <w:webHidden/>
          </w:rPr>
          <w:tab/>
          <w:fldChar w:fldCharType="begin"/>
          <w:instrText xml:space="preserve"> PAGEREF _Toc236728909 \h </w:instrText>
          <w:fldChar w:fldCharType="separate"/>
          <w:t>5</w:t>
          <w:fldChar w:fldCharType="end"/>
        </w:r>
      </w:hyperlink>
    </w:p>
    <w:p w14:paraId="614B0461" w14:textId="0A0D918E" w:rsidR="00077796" w:rsidRDefault="00FF017B">
      <w:r>
        <w:fldChar w:fldCharType="end"/>
      </w:r>
    </w:p>
    <w:p w14:paraId="15F3D774" w14:textId="77777777" w:rsidR="00077796" w:rsidRDefault="00077796">
      <w:pPr>
        <w:pStyle w:val="BodyText"/>
      </w:pPr>
    </w:p>
    <w:p w14:paraId="469D4B4A" w14:textId="77777777" w:rsidR="00077796" w:rsidRDefault="00FF017B">
      <w:r>
        <w:rPr>
          <w:b/>
        </w:rPr>
        <w:t>LIST OF TABLES</w:t>
      </w:r>
    </w:p>
    <w:p w14:paraId="27A7EED9" w14:textId="785281A0" w:rsidR="00771084" w:rsidRDefault="00FF017B">
      <w:pPr>
        <w:pStyle w:val="TableofFigures"/>
        <w:tabs>
          <w:tab w:val="right" w:leader="dot" w:pos="9350"/>
        </w:tabs>
        <w:rPr>
          <w:noProof/>
          <w:kern w:val="2"/>
          <w:szCs w:val="24"/>
          <w14:ligatures w14:val="standardContextual"/>
        </w:rPr>
      </w:pPr>
      <w:r>
        <w:fldChar w:fldCharType="begin"/>
        <w:instrText xml:space="preserve"> TOC \h \z \c "Table" </w:instrText>
        <w:fldChar w:fldCharType="separate"/>
      </w:r>
      <w:hyperlink w:anchor="_Toc236729018" w:history="1">
        <w:r>
          <w:rPr>
            <w:rStyle w:val="Hyperlink"/>
            <w:noProof/>
          </w:rPr>
          <w:t>Table 1. Project Legal Land Description</w:t>
        </w:r>
        <w:r>
          <w:rPr>
            <w:noProof/>
            <w:webHidden/>
          </w:rPr>
          <w:tab/>
          <w:fldChar w:fldCharType="begin"/>
          <w:instrText xml:space="preserve"> PAGEREF _Toc236729018 \h </w:instrText>
          <w:fldChar w:fldCharType="separate"/>
          <w:t>8</w:t>
          <w:fldChar w:fldCharType="end"/>
        </w:r>
      </w:hyperlink>
    </w:p>
    <w:p w14:paraId="7082C695" w14:textId="15A5A378" w:rsidR="00771084" w:rsidRDefault="00771084">
      <w:pPr>
        <w:pStyle w:val="TableofFigures"/>
        <w:tabs>
          <w:tab w:val="right" w:leader="dot" w:pos="9350"/>
        </w:tabs>
        <w:rPr>
          <w:noProof/>
          <w:kern w:val="2"/>
          <w:szCs w:val="24"/>
          <w14:ligatures w14:val="standardContextual"/>
        </w:rPr>
      </w:pPr>
      <w:hyperlink w:anchor="_Toc236729019" w:history="1">
        <w:r>
          <w:rPr>
            <w:rStyle w:val="Hyperlink"/>
            <w:noProof/>
          </w:rPr>
          <w:t>Table 2. Project Components</w:t>
        </w:r>
        <w:r>
          <w:rPr>
            <w:noProof/>
            <w:webHidden/>
          </w:rPr>
          <w:tab/>
          <w:fldChar w:fldCharType="begin"/>
          <w:instrText xml:space="preserve"> PAGEREF _Toc236729019 \h </w:instrText>
          <w:fldChar w:fldCharType="separate"/>
          <w:t>9</w:t>
          <w:fldChar w:fldCharType="end"/>
        </w:r>
      </w:hyperlink>
    </w:p>
    <w:p w14:paraId="64093478" w14:textId="6B3693D1" w:rsidR="00771084" w:rsidRDefault="00771084">
      <w:pPr>
        <w:pStyle w:val="TableofFigures"/>
        <w:tabs>
          <w:tab w:val="right" w:leader="dot" w:pos="9350"/>
        </w:tabs>
        <w:rPr>
          <w:noProof/>
          <w:kern w:val="2"/>
          <w:szCs w:val="24"/>
          <w14:ligatures w14:val="standardContextual"/>
        </w:rPr>
      </w:pPr>
      <w:hyperlink w:anchor="_Toc236729020" w:history="1">
        <w:r>
          <w:rPr>
            <w:rStyle w:val="Hyperlink"/>
            <w:noProof/>
          </w:rPr>
          <w:t>Table 3. Permanent Disturbance Areas</w:t>
        </w:r>
        <w:r>
          <w:rPr>
            <w:noProof/>
            <w:webHidden/>
          </w:rPr>
          <w:tab/>
          <w:fldChar w:fldCharType="begin"/>
          <w:instrText xml:space="preserve"> PAGEREF _Toc236729020 \h </w:instrText>
          <w:fldChar w:fldCharType="separate"/>
          <w:t>10</w:t>
          <w:fldChar w:fldCharType="end"/>
        </w:r>
      </w:hyperlink>
    </w:p>
    <w:p w14:paraId="502EC0A0" w14:textId="323F699A" w:rsidR="00771084" w:rsidRDefault="00771084">
      <w:pPr>
        <w:pStyle w:val="TableofFigures"/>
        <w:tabs>
          <w:tab w:val="right" w:leader="dot" w:pos="9350"/>
        </w:tabs>
        <w:rPr>
          <w:noProof/>
          <w:kern w:val="2"/>
          <w:szCs w:val="24"/>
          <w14:ligatures w14:val="standardContextual"/>
        </w:rPr>
      </w:pPr>
      <w:hyperlink w:anchor="_Toc236729021" w:history="1">
        <w:r>
          <w:rPr>
            <w:rStyle w:val="Hyperlink"/>
            <w:noProof/>
          </w:rPr>
          <w:t>Table 4. Temporary Disturbance Areas</w:t>
        </w:r>
        <w:r>
          <w:rPr>
            <w:noProof/>
            <w:webHidden/>
          </w:rPr>
          <w:tab/>
          <w:fldChar w:fldCharType="begin"/>
          <w:instrText xml:space="preserve"> PAGEREF _Toc236729021 \h </w:instrText>
          <w:fldChar w:fldCharType="separate"/>
          <w:t>11</w:t>
          <w:fldChar w:fldCharType="end"/>
        </w:r>
      </w:hyperlink>
    </w:p>
    <w:p w14:paraId="2CA09C95" w14:textId="680D96AE" w:rsidR="00771084" w:rsidRDefault="00771084">
      <w:pPr>
        <w:pStyle w:val="TableofFigures"/>
        <w:tabs>
          <w:tab w:val="right" w:leader="dot" w:pos="9350"/>
        </w:tabs>
        <w:rPr>
          <w:noProof/>
          <w:kern w:val="2"/>
          <w:szCs w:val="24"/>
          <w14:ligatures w14:val="standardContextual"/>
        </w:rPr>
      </w:pPr>
      <w:hyperlink w:anchor="_Toc236729022" w:history="1">
        <w:r>
          <w:rPr>
            <w:rStyle w:val="Hyperlink"/>
            <w:noProof/>
          </w:rPr>
          <w:t>Table 5. Existing Components</w:t>
        </w:r>
        <w:r>
          <w:rPr>
            <w:noProof/>
            <w:webHidden/>
          </w:rPr>
          <w:tab/>
          <w:fldChar w:fldCharType="begin"/>
          <w:instrText xml:space="preserve"> PAGEREF _Toc236729022 \h </w:instrText>
          <w:fldChar w:fldCharType="separate"/>
          <w:t>12</w:t>
          <w:fldChar w:fldCharType="end"/>
        </w:r>
      </w:hyperlink>
    </w:p>
    <w:p w14:paraId="28A3CD88" w14:textId="679257CF" w:rsidR="00771084" w:rsidRDefault="00771084">
      <w:pPr>
        <w:pStyle w:val="TableofFigures"/>
        <w:tabs>
          <w:tab w:val="right" w:leader="dot" w:pos="9350"/>
        </w:tabs>
        <w:rPr>
          <w:noProof/>
          <w:kern w:val="2"/>
          <w:szCs w:val="24"/>
          <w14:ligatures w14:val="standardContextual"/>
        </w:rPr>
      </w:pPr>
      <w:hyperlink w:anchor="_Toc236729023" w:history="1">
        <w:r>
          <w:rPr>
            <w:rStyle w:val="Hyperlink"/>
            <w:noProof/>
          </w:rPr>
          <w:t>Table 6. Potential Federal, State and Local Permits and Authorizations</w:t>
        </w:r>
        <w:r>
          <w:rPr>
            <w:noProof/>
            <w:webHidden/>
          </w:rPr>
          <w:tab/>
          <w:fldChar w:fldCharType="begin"/>
          <w:instrText xml:space="preserve"> PAGEREF _Toc236729023 \h </w:instrText>
          <w:fldChar w:fldCharType="separate"/>
          <w:t>13</w:t>
          <w:fldChar w:fldCharType="end"/>
        </w:r>
      </w:hyperlink>
    </w:p>
    <w:p w14:paraId="2F10A63C" w14:textId="46C2EF0F" w:rsidR="00771084" w:rsidRDefault="00771084">
      <w:pPr>
        <w:pStyle w:val="TableofFigures"/>
        <w:tabs>
          <w:tab w:val="right" w:leader="dot" w:pos="9350"/>
        </w:tabs>
        <w:rPr>
          <w:noProof/>
          <w:kern w:val="2"/>
          <w:szCs w:val="24"/>
          <w14:ligatures w14:val="standardContextual"/>
        </w:rPr>
      </w:pPr>
      <w:hyperlink w:anchor="_Toc236729024" w:history="1">
        <w:r>
          <w:rPr>
            <w:rStyle w:val="Hyperlink"/>
            <w:noProof/>
          </w:rPr>
          <w:t>Table 7. Typical Construction Equipment</w:t>
        </w:r>
        <w:r>
          <w:rPr>
            <w:noProof/>
            <w:webHidden/>
          </w:rPr>
          <w:tab/>
          <w:fldChar w:fldCharType="begin"/>
          <w:instrText xml:space="preserve"> PAGEREF _Toc236729024 \h </w:instrText>
          <w:fldChar w:fldCharType="separate"/>
          <w:t>20</w:t>
          <w:fldChar w:fldCharType="end"/>
        </w:r>
      </w:hyperlink>
    </w:p>
    <w:p w14:paraId="2CC61EBE" w14:textId="7574BF74" w:rsidR="00771084" w:rsidRDefault="00771084">
      <w:pPr>
        <w:pStyle w:val="TableofFigures"/>
        <w:tabs>
          <w:tab w:val="right" w:leader="dot" w:pos="9350"/>
        </w:tabs>
        <w:rPr>
          <w:noProof/>
          <w:kern w:val="2"/>
          <w:szCs w:val="24"/>
          <w14:ligatures w14:val="standardContextual"/>
        </w:rPr>
      </w:pPr>
      <w:hyperlink w:anchor="_Toc236729025" w:history="1">
        <w:r>
          <w:rPr>
            <w:rStyle w:val="Hyperlink"/>
            <w:noProof/>
          </w:rPr>
          <w:t>Table 8. Hazardous Materials Proposed for Project Use</w:t>
        </w:r>
        <w:r>
          <w:rPr>
            <w:noProof/>
            <w:webHidden/>
          </w:rPr>
          <w:tab/>
          <w:fldChar w:fldCharType="begin"/>
          <w:instrText xml:space="preserve"> PAGEREF _Toc236729025 \h </w:instrText>
          <w:fldChar w:fldCharType="separate"/>
          <w:t>23</w:t>
          <w:fldChar w:fldCharType="end"/>
        </w:r>
      </w:hyperlink>
    </w:p>
    <w:p w14:paraId="1B5E4108" w14:textId="47963BC9" w:rsidR="00077796" w:rsidRDefault="00FF017B">
      <w:r>
        <w:fldChar w:fldCharType="end"/>
      </w:r>
    </w:p>
    <w:p w14:paraId="4BD80A20" w14:textId="77777777" w:rsidR="00AA023B" w:rsidRDefault="00AA023B">
      <w:pPr>
        <w:rPr/>
      </w:pPr>
    </w:p>
    <w:p w14:paraId="3A094119" w14:textId="77777777" w:rsidR="00AA023B" w:rsidRDefault="00957F15">
      <w:pPr>
        <w:rPr/>
      </w:pPr>
      <w:r>
        <w:rPr>
          <w:b/>
        </w:rPr>
        <w:t>LIST OF ATTACHMENTS</w:t>
      </w:r>
    </w:p>
    <w:p w14:paraId="101333E7" w14:textId="6D748090" w:rsidR="00AA023B" w:rsidRDefault="00957F15">
      <w:pPr>
        <w:pStyle w:val="BodyText"/>
        <w:spacing w:after="160"/>
        <w:rPr/>
      </w:pPr>
      <w:r>
        <w:rPr>
          <w:highlight w:val="yellow"/>
        </w:rPr>
        <w:t>[INSERT: Attachment A, Site plan and engineering drawings; Attachment B, GIS shapefiles and mapping files; Attachment C, Survey plats and legal descriptions; Attachment D, Project schedule; attachment list to be finalized with the application package]</w:t>
      </w:r>
    </w:p>
    <w:p w14:paraId="09F1A002" w14:textId="77777777" w:rsidR="00077796" w:rsidRDefault="00FF017B">
      <w:r>
        <w:br w:type="page"/>
      </w:r>
    </w:p>
    <w:p w14:paraId="159426E0" w14:textId="77777777" w:rsidR="00077796" w:rsidRDefault="0B33BD35" w:rsidP="345F98D0">
      <w:pPr>
        <w:rPr>
          <w:b/>
          <w:bCs/>
        </w:rPr>
      </w:pPr>
      <w:r>
        <w:rPr>
          <w:b/>
          <w:bCs/>
        </w:rPr>
        <w:lastRenderedPageBreak/>
        <w:t>ACRONYMS AND ABBREVIATIONS</w:t>
      </w:r>
    </w:p>
    <w:tbl>
      <w:tblPr>
        <w:tblStyle w:val="TableGrid"/>
        <w:tblW w:w="0" w:type="auto"/>
        <w:tblLayout w:type="fixed"/>
        <w:tblLook w:val="04A0" w:firstRow="1" w:lastRow="0" w:firstColumn="1" w:lastColumn="0" w:noHBand="0" w:noVBand="1"/>
      </w:tblPr>
      <w:tblGrid>
        <w:gridCol w:w="2160"/>
        <w:gridCol w:w="7200"/>
      </w:tblGrid>
      <w:tr w:rsidR="00077796" w14:paraId="1B9E5ED0" w14:textId="77777777" w:rsidTr="345F98D0">
        <w:tc>
          <w:tcPr>
            <w:tcW w:w="2160" w:type="dxa"/>
          </w:tcPr>
          <w:p w14:paraId="6FA4110D" w14:textId="77777777" w:rsidR="00077796" w:rsidRPr="00771084" w:rsidRDefault="0B33BD35" w:rsidP="345F98D0">
            <w:pPr>
              <w:pStyle w:val="TableParagraph"/>
              <w:spacing w:before="40" w:after="40"/>
              <w:ind w:left="86"/>
              <w:rPr>
                <w:b/>
                <w:bCs/>
                <w:sz w:val="20"/>
                <w:szCs w:val="20"/>
              </w:rPr>
            </w:pPr>
            <w:r>
              <w:rPr>
                <w:b/>
                <w:bCs/>
                <w:sz w:val="20"/>
                <w:szCs w:val="20"/>
              </w:rPr>
              <w:t>APLIC</w:t>
            </w:r>
          </w:p>
        </w:tc>
        <w:tc>
          <w:tcPr>
            <w:tcW w:w="7200" w:type="dxa"/>
          </w:tcPr>
          <w:p w14:paraId="042F09FA" w14:textId="77777777" w:rsidR="00077796" w:rsidRDefault="0B33BD35" w:rsidP="345F98D0">
            <w:pPr>
              <w:pStyle w:val="TableParagraph"/>
              <w:spacing w:before="40" w:after="40"/>
              <w:ind w:left="86"/>
              <w:rPr>
                <w:sz w:val="20"/>
                <w:szCs w:val="20"/>
              </w:rPr>
            </w:pPr>
            <w:r>
              <w:rPr>
                <w:sz w:val="20"/>
                <w:szCs w:val="20"/>
              </w:rPr>
              <w:t>Avian Power Line Interaction Committee</w:t>
            </w:r>
          </w:p>
        </w:tc>
      </w:tr>
      <w:tr w:rsidR="00077796" w14:paraId="1D47DB7A" w14:textId="77777777" w:rsidTr="345F98D0">
        <w:tc>
          <w:tcPr>
            <w:tcW w:w="2160" w:type="dxa"/>
          </w:tcPr>
          <w:p w14:paraId="25A824BC" w14:textId="77777777" w:rsidR="00077796" w:rsidRPr="00771084" w:rsidRDefault="0B33BD35" w:rsidP="345F98D0">
            <w:pPr>
              <w:pStyle w:val="TableParagraph"/>
              <w:spacing w:before="40" w:after="40"/>
              <w:ind w:left="86"/>
              <w:rPr>
                <w:b/>
                <w:bCs/>
                <w:sz w:val="20"/>
                <w:szCs w:val="20"/>
              </w:rPr>
            </w:pPr>
            <w:r>
              <w:rPr>
                <w:b/>
                <w:bCs/>
                <w:sz w:val="20"/>
                <w:szCs w:val="20"/>
              </w:rPr>
              <w:t>Applicant</w:t>
            </w:r>
          </w:p>
        </w:tc>
        <w:tc>
          <w:tcPr>
            <w:tcW w:w="7200" w:type="dxa"/>
          </w:tcPr>
          <w:p w14:paraId="3E960B9A" w14:textId="37A2CDD7" w:rsidR="00077796" w:rsidRPr="00771084" w:rsidRDefault="0B33BD35" w:rsidP="345F98D0">
            <w:pPr>
              <w:pStyle w:val="TableParagraph"/>
              <w:spacing w:before="40" w:after="40"/>
              <w:ind w:left="86"/>
              <w:rPr>
                <w:sz w:val="20"/>
                <w:szCs w:val="20"/>
              </w:rPr>
            </w:pPr>
            <w:r>
              <w:rPr>
                <w:sz w:val="20"/>
                <w:szCs w:val="20"/>
              </w:rPr>
              <w:t xml:space="preserve">Tolles Development </w:t>
            </w:r>
          </w:p>
        </w:tc>
      </w:tr>
      <w:tr w:rsidR="00077796" w14:paraId="356084B0" w14:textId="77777777" w:rsidTr="345F98D0">
        <w:tc>
          <w:tcPr>
            <w:tcW w:w="2160" w:type="dxa"/>
          </w:tcPr>
          <w:p w14:paraId="68BBAA90" w14:textId="77777777" w:rsidR="00077796" w:rsidRPr="00771084" w:rsidRDefault="0B33BD35" w:rsidP="345F98D0">
            <w:pPr>
              <w:pStyle w:val="TableParagraph"/>
              <w:spacing w:before="40" w:after="40"/>
              <w:ind w:left="86"/>
              <w:rPr>
                <w:b/>
                <w:bCs/>
                <w:sz w:val="20"/>
                <w:szCs w:val="20"/>
              </w:rPr>
            </w:pPr>
            <w:r>
              <w:rPr>
                <w:b/>
                <w:bCs/>
                <w:sz w:val="20"/>
                <w:szCs w:val="20"/>
              </w:rPr>
              <w:t>BLM</w:t>
            </w:r>
          </w:p>
        </w:tc>
        <w:tc>
          <w:tcPr>
            <w:tcW w:w="7200" w:type="dxa"/>
          </w:tcPr>
          <w:p w14:paraId="028B4EF3" w14:textId="77777777" w:rsidR="00077796" w:rsidRDefault="0B33BD35" w:rsidP="345F98D0">
            <w:pPr>
              <w:pStyle w:val="TableParagraph"/>
              <w:spacing w:before="40" w:after="40"/>
              <w:ind w:left="86"/>
              <w:rPr>
                <w:sz w:val="20"/>
                <w:szCs w:val="20"/>
              </w:rPr>
            </w:pPr>
            <w:r>
              <w:rPr>
                <w:sz w:val="20"/>
                <w:szCs w:val="20"/>
              </w:rPr>
              <w:t>United States Bureau of Land Management</w:t>
            </w:r>
          </w:p>
        </w:tc>
      </w:tr>
      <w:tr w:rsidR="00077796" w14:paraId="1C628C7F" w14:textId="77777777" w:rsidTr="345F98D0">
        <w:tc>
          <w:tcPr>
            <w:tcW w:w="2160" w:type="dxa"/>
          </w:tcPr>
          <w:p w14:paraId="52CF278F" w14:textId="77777777" w:rsidR="00077796" w:rsidRPr="00771084" w:rsidRDefault="0B33BD35" w:rsidP="345F98D0">
            <w:pPr>
              <w:pStyle w:val="TableParagraph"/>
              <w:spacing w:before="40" w:after="40"/>
              <w:ind w:left="86"/>
              <w:rPr>
                <w:b/>
                <w:bCs/>
                <w:sz w:val="20"/>
                <w:szCs w:val="20"/>
              </w:rPr>
            </w:pPr>
            <w:r>
              <w:rPr>
                <w:b/>
                <w:bCs/>
                <w:sz w:val="20"/>
                <w:szCs w:val="20"/>
              </w:rPr>
              <w:t>BMP</w:t>
            </w:r>
          </w:p>
        </w:tc>
        <w:tc>
          <w:tcPr>
            <w:tcW w:w="7200" w:type="dxa"/>
          </w:tcPr>
          <w:p w14:paraId="702D7EB3" w14:textId="77777777" w:rsidR="00077796" w:rsidRDefault="0B33BD35" w:rsidP="345F98D0">
            <w:pPr>
              <w:pStyle w:val="TableParagraph"/>
              <w:spacing w:before="40" w:after="40"/>
              <w:ind w:left="86"/>
              <w:rPr>
                <w:sz w:val="20"/>
                <w:szCs w:val="20"/>
              </w:rPr>
            </w:pPr>
            <w:r>
              <w:rPr>
                <w:sz w:val="20"/>
                <w:szCs w:val="20"/>
              </w:rPr>
              <w:t>Best Management Practice</w:t>
            </w:r>
          </w:p>
        </w:tc>
      </w:tr>
      <w:tr w:rsidR="00077796" w14:paraId="390A792C" w14:textId="77777777" w:rsidTr="345F98D0">
        <w:tc>
          <w:tcPr>
            <w:tcW w:w="2160" w:type="dxa"/>
          </w:tcPr>
          <w:p w14:paraId="0BB4942B" w14:textId="77777777" w:rsidR="00077796" w:rsidRPr="00771084" w:rsidRDefault="0B33BD35" w:rsidP="345F98D0">
            <w:pPr>
              <w:pStyle w:val="TableParagraph"/>
              <w:spacing w:before="40" w:after="40"/>
              <w:ind w:left="86"/>
              <w:rPr>
                <w:b/>
                <w:bCs/>
                <w:sz w:val="20"/>
                <w:szCs w:val="20"/>
              </w:rPr>
            </w:pPr>
            <w:r>
              <w:rPr>
                <w:b/>
                <w:bCs/>
                <w:sz w:val="20"/>
                <w:szCs w:val="20"/>
              </w:rPr>
              <w:t>C.F.R.</w:t>
            </w:r>
          </w:p>
        </w:tc>
        <w:tc>
          <w:tcPr>
            <w:tcW w:w="7200" w:type="dxa"/>
          </w:tcPr>
          <w:p w14:paraId="29A4F9A8" w14:textId="77777777" w:rsidR="00077796" w:rsidRDefault="0B33BD35" w:rsidP="345F98D0">
            <w:pPr>
              <w:pStyle w:val="TableParagraph"/>
              <w:spacing w:before="40" w:after="40"/>
              <w:ind w:left="86"/>
              <w:rPr>
                <w:sz w:val="20"/>
                <w:szCs w:val="20"/>
              </w:rPr>
            </w:pPr>
            <w:r>
              <w:rPr>
                <w:sz w:val="20"/>
                <w:szCs w:val="20"/>
              </w:rPr>
              <w:t>Code of Federal Regulations</w:t>
            </w:r>
          </w:p>
        </w:tc>
      </w:tr>
      <w:tr w:rsidR="00077796" w14:paraId="3A3997A8" w14:textId="77777777" w:rsidTr="345F98D0">
        <w:tc>
          <w:tcPr>
            <w:tcW w:w="2160" w:type="dxa"/>
          </w:tcPr>
          <w:p w14:paraId="61D77056" w14:textId="77777777" w:rsidR="00077796" w:rsidRPr="00771084" w:rsidRDefault="0B33BD35" w:rsidP="345F98D0">
            <w:pPr>
              <w:pStyle w:val="TableParagraph"/>
              <w:spacing w:before="40" w:after="40"/>
              <w:ind w:left="86"/>
              <w:rPr>
                <w:b/>
                <w:bCs/>
                <w:sz w:val="20"/>
                <w:szCs w:val="20"/>
              </w:rPr>
            </w:pPr>
            <w:r>
              <w:rPr>
                <w:b/>
                <w:bCs/>
                <w:sz w:val="20"/>
                <w:szCs w:val="20"/>
              </w:rPr>
              <w:t>CatEx</w:t>
            </w:r>
          </w:p>
        </w:tc>
        <w:tc>
          <w:tcPr>
            <w:tcW w:w="7200" w:type="dxa"/>
          </w:tcPr>
          <w:p w14:paraId="20FD8DE7" w14:textId="77777777" w:rsidR="00077796" w:rsidRDefault="0B33BD35" w:rsidP="345F98D0">
            <w:pPr>
              <w:pStyle w:val="TableParagraph"/>
              <w:spacing w:before="40" w:after="40"/>
              <w:ind w:left="86"/>
              <w:rPr>
                <w:sz w:val="20"/>
                <w:szCs w:val="20"/>
              </w:rPr>
            </w:pPr>
            <w:r>
              <w:rPr>
                <w:sz w:val="20"/>
                <w:szCs w:val="20"/>
              </w:rPr>
              <w:t>Categorical Exclusion</w:t>
            </w:r>
          </w:p>
        </w:tc>
      </w:tr>
      <w:tr w:rsidR="00077796" w14:paraId="026E4B77" w14:textId="77777777" w:rsidTr="345F98D0">
        <w:tc>
          <w:tcPr>
            <w:tcW w:w="2160" w:type="dxa"/>
          </w:tcPr>
          <w:p w14:paraId="4E7BDF79" w14:textId="77777777" w:rsidR="00077796" w:rsidRPr="00771084" w:rsidRDefault="0B33BD35" w:rsidP="345F98D0">
            <w:pPr>
              <w:pStyle w:val="TableParagraph"/>
              <w:spacing w:before="40" w:after="40"/>
              <w:ind w:left="86"/>
              <w:rPr>
                <w:b/>
                <w:bCs/>
                <w:sz w:val="20"/>
                <w:szCs w:val="20"/>
              </w:rPr>
            </w:pPr>
            <w:r>
              <w:rPr>
                <w:b/>
                <w:bCs/>
                <w:sz w:val="20"/>
                <w:szCs w:val="20"/>
              </w:rPr>
              <w:t>CHIP</w:t>
            </w:r>
          </w:p>
        </w:tc>
        <w:tc>
          <w:tcPr>
            <w:tcW w:w="7200" w:type="dxa"/>
          </w:tcPr>
          <w:p w14:paraId="0138FDD3" w14:textId="77777777" w:rsidR="00077796" w:rsidRDefault="0B33BD35" w:rsidP="345F98D0">
            <w:pPr>
              <w:pStyle w:val="TableParagraph"/>
              <w:spacing w:before="40" w:after="40"/>
              <w:ind w:left="86"/>
              <w:rPr>
                <w:sz w:val="20"/>
                <w:szCs w:val="20"/>
              </w:rPr>
            </w:pPr>
            <w:r>
              <w:rPr>
                <w:sz w:val="20"/>
                <w:szCs w:val="20"/>
              </w:rPr>
              <w:t>Churchill Hazen Industrial Park</w:t>
            </w:r>
          </w:p>
        </w:tc>
      </w:tr>
      <w:tr w:rsidR="00077796" w14:paraId="196E9CA2" w14:textId="77777777" w:rsidTr="345F98D0">
        <w:tc>
          <w:tcPr>
            <w:tcW w:w="2160" w:type="dxa"/>
          </w:tcPr>
          <w:p w14:paraId="5C51D678" w14:textId="77777777" w:rsidR="00077796" w:rsidRPr="00771084" w:rsidRDefault="0B33BD35" w:rsidP="345F98D0">
            <w:pPr>
              <w:pStyle w:val="TableParagraph"/>
              <w:spacing w:before="40" w:after="40"/>
              <w:ind w:left="86"/>
              <w:rPr>
                <w:b/>
                <w:bCs/>
                <w:sz w:val="20"/>
                <w:szCs w:val="20"/>
              </w:rPr>
            </w:pPr>
            <w:r>
              <w:rPr>
                <w:b/>
                <w:bCs/>
                <w:sz w:val="20"/>
                <w:szCs w:val="20"/>
              </w:rPr>
              <w:t>COM Plan</w:t>
            </w:r>
          </w:p>
        </w:tc>
        <w:tc>
          <w:tcPr>
            <w:tcW w:w="7200" w:type="dxa"/>
          </w:tcPr>
          <w:p w14:paraId="4A9D8E73" w14:textId="77777777" w:rsidR="00077796" w:rsidRDefault="0B33BD35" w:rsidP="345F98D0">
            <w:pPr>
              <w:pStyle w:val="TableParagraph"/>
              <w:spacing w:before="40" w:after="40"/>
              <w:ind w:left="86"/>
              <w:rPr>
                <w:sz w:val="20"/>
                <w:szCs w:val="20"/>
              </w:rPr>
            </w:pPr>
            <w:r>
              <w:rPr>
                <w:sz w:val="20"/>
                <w:szCs w:val="20"/>
              </w:rPr>
              <w:t>Construction, Operation, and Maintenance Plan</w:t>
            </w:r>
          </w:p>
        </w:tc>
      </w:tr>
      <w:tr w:rsidR="00077796" w14:paraId="13055D23" w14:textId="77777777" w:rsidTr="345F98D0">
        <w:tc>
          <w:tcPr>
            <w:tcW w:w="2160" w:type="dxa"/>
          </w:tcPr>
          <w:p w14:paraId="437BB7F0" w14:textId="77777777" w:rsidR="00077796" w:rsidRPr="00771084" w:rsidRDefault="0B33BD35" w:rsidP="345F98D0">
            <w:pPr>
              <w:pStyle w:val="TableParagraph"/>
              <w:spacing w:before="40" w:after="40"/>
              <w:ind w:left="86"/>
              <w:rPr>
                <w:b/>
                <w:bCs/>
                <w:sz w:val="20"/>
                <w:szCs w:val="20"/>
              </w:rPr>
            </w:pPr>
            <w:r>
              <w:rPr>
                <w:b/>
                <w:bCs/>
                <w:sz w:val="20"/>
                <w:szCs w:val="20"/>
              </w:rPr>
              <w:t>EA</w:t>
            </w:r>
          </w:p>
        </w:tc>
        <w:tc>
          <w:tcPr>
            <w:tcW w:w="7200" w:type="dxa"/>
          </w:tcPr>
          <w:p w14:paraId="7C4C37CB" w14:textId="77777777" w:rsidR="00077796" w:rsidRDefault="0B33BD35" w:rsidP="345F98D0">
            <w:pPr>
              <w:pStyle w:val="TableParagraph"/>
              <w:spacing w:before="40" w:after="40"/>
              <w:ind w:left="86"/>
              <w:rPr>
                <w:sz w:val="20"/>
                <w:szCs w:val="20"/>
              </w:rPr>
            </w:pPr>
            <w:r>
              <w:rPr>
                <w:sz w:val="20"/>
                <w:szCs w:val="20"/>
              </w:rPr>
              <w:t>Environmental Assessment</w:t>
            </w:r>
          </w:p>
        </w:tc>
      </w:tr>
      <w:tr w:rsidR="00077796" w14:paraId="7BF20BC8" w14:textId="77777777" w:rsidTr="345F98D0">
        <w:tc>
          <w:tcPr>
            <w:tcW w:w="2160" w:type="dxa"/>
          </w:tcPr>
          <w:p w14:paraId="4FD2BAE4" w14:textId="77777777" w:rsidR="00077796" w:rsidRPr="00771084" w:rsidRDefault="0B33BD35" w:rsidP="345F98D0">
            <w:pPr>
              <w:pStyle w:val="TableParagraph"/>
              <w:spacing w:before="40" w:after="40"/>
              <w:ind w:left="86"/>
              <w:rPr>
                <w:b/>
                <w:bCs/>
                <w:sz w:val="20"/>
                <w:szCs w:val="20"/>
              </w:rPr>
            </w:pPr>
            <w:r>
              <w:rPr>
                <w:b/>
                <w:bCs/>
                <w:sz w:val="20"/>
                <w:szCs w:val="20"/>
              </w:rPr>
              <w:t>EIS</w:t>
            </w:r>
          </w:p>
        </w:tc>
        <w:tc>
          <w:tcPr>
            <w:tcW w:w="7200" w:type="dxa"/>
          </w:tcPr>
          <w:p w14:paraId="625898FD" w14:textId="77777777" w:rsidR="00077796" w:rsidRDefault="0B33BD35" w:rsidP="345F98D0">
            <w:pPr>
              <w:pStyle w:val="TableParagraph"/>
              <w:spacing w:before="40" w:after="40"/>
              <w:ind w:left="86"/>
              <w:rPr>
                <w:sz w:val="20"/>
                <w:szCs w:val="20"/>
              </w:rPr>
            </w:pPr>
            <w:r>
              <w:rPr>
                <w:sz w:val="20"/>
                <w:szCs w:val="20"/>
              </w:rPr>
              <w:t>Environmental Impact Statement</w:t>
            </w:r>
          </w:p>
        </w:tc>
      </w:tr>
      <w:tr w:rsidR="00077796" w14:paraId="0FA031BF" w14:textId="77777777" w:rsidTr="345F98D0">
        <w:tc>
          <w:tcPr>
            <w:tcW w:w="2160" w:type="dxa"/>
          </w:tcPr>
          <w:p w14:paraId="0FBAEAC0" w14:textId="77777777" w:rsidR="00077796" w:rsidRPr="00771084" w:rsidRDefault="0B33BD35" w:rsidP="345F98D0">
            <w:pPr>
              <w:pStyle w:val="TableParagraph"/>
              <w:spacing w:before="40" w:after="40"/>
              <w:ind w:left="86"/>
              <w:rPr>
                <w:b/>
                <w:bCs/>
                <w:sz w:val="20"/>
                <w:szCs w:val="20"/>
              </w:rPr>
            </w:pPr>
            <w:r>
              <w:rPr>
                <w:b/>
                <w:bCs/>
                <w:sz w:val="20"/>
                <w:szCs w:val="20"/>
              </w:rPr>
              <w:t>EO</w:t>
            </w:r>
          </w:p>
        </w:tc>
        <w:tc>
          <w:tcPr>
            <w:tcW w:w="7200" w:type="dxa"/>
          </w:tcPr>
          <w:p w14:paraId="10CC7B3B" w14:textId="77777777" w:rsidR="00077796" w:rsidRDefault="0B33BD35" w:rsidP="345F98D0">
            <w:pPr>
              <w:pStyle w:val="TableParagraph"/>
              <w:spacing w:before="40" w:after="40"/>
              <w:ind w:left="86"/>
              <w:rPr>
                <w:sz w:val="20"/>
                <w:szCs w:val="20"/>
              </w:rPr>
            </w:pPr>
            <w:r>
              <w:rPr>
                <w:sz w:val="20"/>
                <w:szCs w:val="20"/>
              </w:rPr>
              <w:t>Executive Order</w:t>
            </w:r>
          </w:p>
        </w:tc>
      </w:tr>
      <w:tr w:rsidR="00077796" w14:paraId="11193F0D" w14:textId="77777777" w:rsidTr="345F98D0">
        <w:tc>
          <w:tcPr>
            <w:tcW w:w="2160" w:type="dxa"/>
          </w:tcPr>
          <w:p w14:paraId="0FA11F6B" w14:textId="77777777" w:rsidR="00077796" w:rsidRPr="00771084" w:rsidRDefault="0B33BD35" w:rsidP="345F98D0">
            <w:pPr>
              <w:pStyle w:val="TableParagraph"/>
              <w:spacing w:before="40" w:after="40"/>
              <w:ind w:left="86"/>
              <w:rPr>
                <w:b/>
                <w:bCs/>
                <w:sz w:val="20"/>
                <w:szCs w:val="20"/>
              </w:rPr>
            </w:pPr>
            <w:r>
              <w:rPr>
                <w:b/>
                <w:bCs/>
                <w:sz w:val="20"/>
                <w:szCs w:val="20"/>
              </w:rPr>
              <w:t>ESA</w:t>
            </w:r>
          </w:p>
        </w:tc>
        <w:tc>
          <w:tcPr>
            <w:tcW w:w="7200" w:type="dxa"/>
          </w:tcPr>
          <w:p w14:paraId="333EF3BC" w14:textId="77777777" w:rsidR="00077796" w:rsidRDefault="0B33BD35" w:rsidP="345F98D0">
            <w:pPr>
              <w:pStyle w:val="TableParagraph"/>
              <w:spacing w:before="40" w:after="40"/>
              <w:ind w:left="86"/>
              <w:rPr>
                <w:sz w:val="20"/>
                <w:szCs w:val="20"/>
              </w:rPr>
            </w:pPr>
            <w:r>
              <w:rPr>
                <w:sz w:val="20"/>
                <w:szCs w:val="20"/>
              </w:rPr>
              <w:t>Endangered Species Act</w:t>
            </w:r>
          </w:p>
        </w:tc>
      </w:tr>
      <w:tr w:rsidR="00077796" w14:paraId="3BBD2F2A" w14:textId="77777777" w:rsidTr="345F98D0">
        <w:tc>
          <w:tcPr>
            <w:tcW w:w="2160" w:type="dxa"/>
          </w:tcPr>
          <w:p w14:paraId="1094A1B4" w14:textId="77777777" w:rsidR="00077796" w:rsidRPr="00771084" w:rsidRDefault="0B33BD35" w:rsidP="345F98D0">
            <w:pPr>
              <w:pStyle w:val="TableParagraph"/>
              <w:spacing w:before="40" w:after="40"/>
              <w:ind w:left="86"/>
              <w:rPr>
                <w:b/>
                <w:bCs/>
                <w:sz w:val="20"/>
                <w:szCs w:val="20"/>
              </w:rPr>
            </w:pPr>
            <w:r>
              <w:rPr>
                <w:b/>
                <w:bCs/>
                <w:sz w:val="20"/>
                <w:szCs w:val="20"/>
              </w:rPr>
              <w:t>FLPMA</w:t>
            </w:r>
          </w:p>
        </w:tc>
        <w:tc>
          <w:tcPr>
            <w:tcW w:w="7200" w:type="dxa"/>
          </w:tcPr>
          <w:p w14:paraId="310C30E9" w14:textId="77777777" w:rsidR="00077796" w:rsidRDefault="0B33BD35" w:rsidP="345F98D0">
            <w:pPr>
              <w:pStyle w:val="TableParagraph"/>
              <w:spacing w:before="40" w:after="40"/>
              <w:ind w:left="86"/>
              <w:rPr>
                <w:sz w:val="20"/>
                <w:szCs w:val="20"/>
              </w:rPr>
            </w:pPr>
            <w:r>
              <w:rPr>
                <w:sz w:val="20"/>
                <w:szCs w:val="20"/>
              </w:rPr>
              <w:t>Federal Land Policy and Management Act</w:t>
            </w:r>
          </w:p>
        </w:tc>
      </w:tr>
      <w:tr w:rsidR="00077796" w14:paraId="79E9E39F" w14:textId="77777777" w:rsidTr="345F98D0">
        <w:tc>
          <w:tcPr>
            <w:tcW w:w="2160" w:type="dxa"/>
          </w:tcPr>
          <w:p w14:paraId="63C733E6" w14:textId="77777777" w:rsidR="00077796" w:rsidRPr="00771084" w:rsidRDefault="0B33BD35" w:rsidP="345F98D0">
            <w:pPr>
              <w:pStyle w:val="TableParagraph"/>
              <w:spacing w:before="40" w:after="40"/>
              <w:ind w:left="86"/>
              <w:rPr>
                <w:b/>
                <w:bCs/>
                <w:sz w:val="20"/>
                <w:szCs w:val="20"/>
              </w:rPr>
            </w:pPr>
            <w:r>
              <w:rPr>
                <w:b/>
                <w:bCs/>
                <w:sz w:val="20"/>
                <w:szCs w:val="20"/>
              </w:rPr>
              <w:t>FONSI</w:t>
            </w:r>
          </w:p>
        </w:tc>
        <w:tc>
          <w:tcPr>
            <w:tcW w:w="7200" w:type="dxa"/>
          </w:tcPr>
          <w:p w14:paraId="6C1EEFFE" w14:textId="77777777" w:rsidR="00077796" w:rsidRDefault="0B33BD35" w:rsidP="345F98D0">
            <w:pPr>
              <w:pStyle w:val="TableParagraph"/>
              <w:spacing w:before="40" w:after="40"/>
              <w:ind w:left="86"/>
              <w:rPr>
                <w:sz w:val="20"/>
                <w:szCs w:val="20"/>
              </w:rPr>
            </w:pPr>
            <w:r>
              <w:rPr>
                <w:sz w:val="20"/>
                <w:szCs w:val="20"/>
              </w:rPr>
              <w:t>Finding of No Significant Impact</w:t>
            </w:r>
          </w:p>
        </w:tc>
      </w:tr>
      <w:tr w:rsidR="00077796" w14:paraId="1BE5E727" w14:textId="77777777" w:rsidTr="345F98D0">
        <w:tc>
          <w:tcPr>
            <w:tcW w:w="2160" w:type="dxa"/>
          </w:tcPr>
          <w:p w14:paraId="1CCE50D0" w14:textId="77777777" w:rsidR="00077796" w:rsidRPr="00771084" w:rsidRDefault="0B33BD35" w:rsidP="345F98D0">
            <w:pPr>
              <w:pStyle w:val="TableParagraph"/>
              <w:spacing w:before="40" w:after="40"/>
              <w:ind w:left="86"/>
              <w:rPr>
                <w:b/>
                <w:bCs/>
                <w:sz w:val="20"/>
                <w:szCs w:val="20"/>
              </w:rPr>
            </w:pPr>
            <w:r>
              <w:rPr>
                <w:b/>
                <w:bCs/>
                <w:sz w:val="20"/>
                <w:szCs w:val="20"/>
              </w:rPr>
              <w:t>ITA</w:t>
            </w:r>
          </w:p>
        </w:tc>
        <w:tc>
          <w:tcPr>
            <w:tcW w:w="7200" w:type="dxa"/>
          </w:tcPr>
          <w:p w14:paraId="31FEED64" w14:textId="77777777" w:rsidR="00077796" w:rsidRDefault="0B33BD35" w:rsidP="345F98D0">
            <w:pPr>
              <w:pStyle w:val="TableParagraph"/>
              <w:spacing w:before="40" w:after="40"/>
              <w:ind w:left="86"/>
              <w:rPr>
                <w:sz w:val="20"/>
                <w:szCs w:val="20"/>
              </w:rPr>
            </w:pPr>
            <w:r>
              <w:rPr>
                <w:sz w:val="20"/>
                <w:szCs w:val="20"/>
              </w:rPr>
              <w:t>Indian Trust Assets</w:t>
            </w:r>
          </w:p>
        </w:tc>
      </w:tr>
      <w:tr w:rsidR="00077796" w14:paraId="480FF9BE" w14:textId="77777777" w:rsidTr="345F98D0">
        <w:tc>
          <w:tcPr>
            <w:tcW w:w="2160" w:type="dxa"/>
          </w:tcPr>
          <w:p w14:paraId="5DE18421" w14:textId="77777777" w:rsidR="00077796" w:rsidRPr="00771084" w:rsidRDefault="0B33BD35" w:rsidP="345F98D0">
            <w:pPr>
              <w:pStyle w:val="TableParagraph"/>
              <w:spacing w:before="40" w:after="40"/>
              <w:ind w:left="86"/>
              <w:rPr>
                <w:b/>
                <w:bCs/>
                <w:sz w:val="20"/>
                <w:szCs w:val="20"/>
              </w:rPr>
            </w:pPr>
            <w:r>
              <w:rPr>
                <w:b/>
                <w:bCs/>
                <w:sz w:val="20"/>
                <w:szCs w:val="20"/>
              </w:rPr>
              <w:t>kV</w:t>
            </w:r>
          </w:p>
        </w:tc>
        <w:tc>
          <w:tcPr>
            <w:tcW w:w="7200" w:type="dxa"/>
          </w:tcPr>
          <w:p w14:paraId="2F96D256" w14:textId="77777777" w:rsidR="00077796" w:rsidRDefault="0B33BD35" w:rsidP="345F98D0">
            <w:pPr>
              <w:pStyle w:val="TableParagraph"/>
              <w:spacing w:before="40" w:after="40"/>
              <w:ind w:left="86"/>
              <w:rPr>
                <w:sz w:val="20"/>
                <w:szCs w:val="20"/>
              </w:rPr>
            </w:pPr>
            <w:r>
              <w:rPr>
                <w:sz w:val="20"/>
                <w:szCs w:val="20"/>
              </w:rPr>
              <w:t>Kilovolt</w:t>
            </w:r>
          </w:p>
        </w:tc>
      </w:tr>
      <w:tr w:rsidR="00077796" w14:paraId="4B4502EB" w14:textId="77777777" w:rsidTr="345F98D0">
        <w:tc>
          <w:tcPr>
            <w:tcW w:w="2160" w:type="dxa"/>
          </w:tcPr>
          <w:p w14:paraId="27ECD953" w14:textId="77777777" w:rsidR="00077796" w:rsidRPr="00771084" w:rsidRDefault="0B33BD35" w:rsidP="345F98D0">
            <w:pPr>
              <w:pStyle w:val="TableParagraph"/>
              <w:spacing w:before="40" w:after="40"/>
              <w:ind w:left="86"/>
              <w:rPr>
                <w:b/>
                <w:bCs/>
                <w:sz w:val="20"/>
                <w:szCs w:val="20"/>
              </w:rPr>
            </w:pPr>
            <w:r>
              <w:rPr>
                <w:b/>
                <w:bCs/>
                <w:sz w:val="20"/>
                <w:szCs w:val="20"/>
              </w:rPr>
              <w:t>LBAO</w:t>
            </w:r>
          </w:p>
        </w:tc>
        <w:tc>
          <w:tcPr>
            <w:tcW w:w="7200" w:type="dxa"/>
          </w:tcPr>
          <w:p w14:paraId="4459FCD3" w14:textId="77777777" w:rsidR="00077796" w:rsidRDefault="0B33BD35" w:rsidP="345F98D0">
            <w:pPr>
              <w:pStyle w:val="TableParagraph"/>
              <w:spacing w:before="40" w:after="40"/>
              <w:ind w:left="86"/>
              <w:rPr>
                <w:sz w:val="20"/>
                <w:szCs w:val="20"/>
              </w:rPr>
            </w:pPr>
            <w:r>
              <w:rPr>
                <w:sz w:val="20"/>
                <w:szCs w:val="20"/>
              </w:rPr>
              <w:t>Lahontan Basin Area Office (Bureau of Reclamation)</w:t>
            </w:r>
          </w:p>
        </w:tc>
      </w:tr>
      <w:tr w:rsidR="00077796" w14:paraId="10A02DCE" w14:textId="77777777" w:rsidTr="345F98D0">
        <w:tc>
          <w:tcPr>
            <w:tcW w:w="2160" w:type="dxa"/>
          </w:tcPr>
          <w:p w14:paraId="318DCA2A" w14:textId="77777777" w:rsidR="00077796" w:rsidRPr="00771084" w:rsidRDefault="0B33BD35" w:rsidP="345F98D0">
            <w:pPr>
              <w:pStyle w:val="TableParagraph"/>
              <w:spacing w:before="40" w:after="40"/>
              <w:ind w:left="86"/>
              <w:rPr>
                <w:b/>
                <w:bCs/>
                <w:sz w:val="20"/>
                <w:szCs w:val="20"/>
              </w:rPr>
            </w:pPr>
            <w:r>
              <w:rPr>
                <w:b/>
                <w:bCs/>
                <w:sz w:val="20"/>
                <w:szCs w:val="20"/>
              </w:rPr>
              <w:t>MDM</w:t>
            </w:r>
          </w:p>
        </w:tc>
        <w:tc>
          <w:tcPr>
            <w:tcW w:w="7200" w:type="dxa"/>
          </w:tcPr>
          <w:p w14:paraId="27916A1A" w14:textId="77777777" w:rsidR="00077796" w:rsidRDefault="0B33BD35" w:rsidP="345F98D0">
            <w:pPr>
              <w:pStyle w:val="TableParagraph"/>
              <w:spacing w:before="40" w:after="40"/>
              <w:ind w:left="86"/>
              <w:rPr>
                <w:sz w:val="20"/>
                <w:szCs w:val="20"/>
              </w:rPr>
            </w:pPr>
            <w:r>
              <w:rPr>
                <w:sz w:val="20"/>
                <w:szCs w:val="20"/>
              </w:rPr>
              <w:t>Mount Diablo Meridian</w:t>
            </w:r>
          </w:p>
        </w:tc>
      </w:tr>
      <w:tr w:rsidR="00AA023B" w14:paraId="4A5D2204" w14:textId="77777777">
        <w:trPr/>
        <w:tc>
          <w:tcPr>
            <w:tcW w:w="2160" w:type="dxa"/>
          </w:tcPr>
          <w:p w14:paraId="512533BC" w14:textId="77777777" w:rsidR="00AA023B" w:rsidRDefault="00957F15">
            <w:pPr>
              <w:pStyle w:val="TableParagraph"/>
              <w:spacing w:before="40" w:after="40"/>
              <w:ind w:left="86"/>
              <w:rPr/>
            </w:pPr>
            <w:r>
              <w:rPr>
                <w:b/>
                <w:bCs/>
                <w:sz w:val="20"/>
                <w:szCs w:val="20"/>
              </w:rPr>
              <w:t>NAC</w:t>
            </w:r>
          </w:p>
        </w:tc>
        <w:tc>
          <w:tcPr>
            <w:tcW w:w="7200" w:type="dxa"/>
          </w:tcPr>
          <w:p w14:paraId="1B3E9169" w14:textId="77777777" w:rsidR="00AA023B" w:rsidRDefault="00957F15">
            <w:pPr>
              <w:pStyle w:val="TableParagraph"/>
              <w:spacing w:before="40" w:after="40"/>
              <w:ind w:left="86"/>
              <w:rPr/>
            </w:pPr>
            <w:r>
              <w:rPr>
                <w:sz w:val="20"/>
                <w:szCs w:val="20"/>
              </w:rPr>
              <w:t>Nevada Administrative Code</w:t>
            </w:r>
          </w:p>
        </w:tc>
      </w:tr>
      <w:tr w:rsidR="00077796" w14:paraId="3DF91562" w14:textId="77777777" w:rsidTr="345F98D0">
        <w:tc>
          <w:tcPr>
            <w:tcW w:w="2160" w:type="dxa"/>
          </w:tcPr>
          <w:p w14:paraId="6C0A00D0" w14:textId="77777777" w:rsidR="00077796" w:rsidRPr="00771084" w:rsidRDefault="0B33BD35" w:rsidP="345F98D0">
            <w:pPr>
              <w:pStyle w:val="TableParagraph"/>
              <w:spacing w:before="40" w:after="40"/>
              <w:ind w:left="86"/>
              <w:rPr>
                <w:b/>
                <w:bCs/>
                <w:sz w:val="20"/>
                <w:szCs w:val="20"/>
              </w:rPr>
            </w:pPr>
            <w:r>
              <w:rPr>
                <w:b/>
                <w:bCs/>
                <w:sz w:val="20"/>
                <w:szCs w:val="20"/>
              </w:rPr>
              <w:t>NDEP</w:t>
            </w:r>
          </w:p>
        </w:tc>
        <w:tc>
          <w:tcPr>
            <w:tcW w:w="7200" w:type="dxa"/>
          </w:tcPr>
          <w:p w14:paraId="56CE289E" w14:textId="77777777" w:rsidR="00077796" w:rsidRDefault="0B33BD35" w:rsidP="345F98D0">
            <w:pPr>
              <w:pStyle w:val="TableParagraph"/>
              <w:spacing w:before="40" w:after="40"/>
              <w:ind w:left="86"/>
              <w:rPr>
                <w:sz w:val="20"/>
                <w:szCs w:val="20"/>
              </w:rPr>
            </w:pPr>
            <w:r>
              <w:rPr>
                <w:sz w:val="20"/>
                <w:szCs w:val="20"/>
              </w:rPr>
              <w:t>Nevada Division of Environmental Protection</w:t>
            </w:r>
          </w:p>
        </w:tc>
      </w:tr>
      <w:tr w:rsidR="00077796" w14:paraId="19AAE06C" w14:textId="77777777" w:rsidTr="345F98D0">
        <w:tc>
          <w:tcPr>
            <w:tcW w:w="2160" w:type="dxa"/>
          </w:tcPr>
          <w:p w14:paraId="17B61E3B" w14:textId="77777777" w:rsidR="00077796" w:rsidRPr="00771084" w:rsidRDefault="0B33BD35" w:rsidP="345F98D0">
            <w:pPr>
              <w:pStyle w:val="TableParagraph"/>
              <w:spacing w:before="40" w:after="40"/>
              <w:ind w:left="86"/>
              <w:rPr>
                <w:b/>
                <w:bCs/>
                <w:sz w:val="20"/>
                <w:szCs w:val="20"/>
              </w:rPr>
            </w:pPr>
            <w:r>
              <w:rPr>
                <w:b/>
                <w:bCs/>
                <w:sz w:val="20"/>
                <w:szCs w:val="20"/>
              </w:rPr>
              <w:t>NDF</w:t>
            </w:r>
          </w:p>
        </w:tc>
        <w:tc>
          <w:tcPr>
            <w:tcW w:w="7200" w:type="dxa"/>
          </w:tcPr>
          <w:p w14:paraId="40B277CE" w14:textId="77777777" w:rsidR="00077796" w:rsidRDefault="0B33BD35" w:rsidP="345F98D0">
            <w:pPr>
              <w:pStyle w:val="TableParagraph"/>
              <w:spacing w:before="40" w:after="40"/>
              <w:ind w:left="86"/>
              <w:rPr>
                <w:sz w:val="20"/>
                <w:szCs w:val="20"/>
              </w:rPr>
            </w:pPr>
            <w:r>
              <w:rPr>
                <w:sz w:val="20"/>
                <w:szCs w:val="20"/>
              </w:rPr>
              <w:t>Nevada Division of Forestry</w:t>
            </w:r>
          </w:p>
        </w:tc>
      </w:tr>
      <w:tr w:rsidR="00077796" w14:paraId="08DDA1DF" w14:textId="77777777" w:rsidTr="345F98D0">
        <w:tc>
          <w:tcPr>
            <w:tcW w:w="2160" w:type="dxa"/>
          </w:tcPr>
          <w:p w14:paraId="4B7046C2" w14:textId="77777777" w:rsidR="00077796" w:rsidRPr="00771084" w:rsidRDefault="0B33BD35" w:rsidP="345F98D0">
            <w:pPr>
              <w:pStyle w:val="TableParagraph"/>
              <w:spacing w:before="40" w:after="40"/>
              <w:ind w:left="86"/>
              <w:rPr>
                <w:b/>
                <w:bCs/>
                <w:sz w:val="20"/>
                <w:szCs w:val="20"/>
              </w:rPr>
            </w:pPr>
            <w:r>
              <w:rPr>
                <w:b/>
                <w:bCs/>
                <w:sz w:val="20"/>
                <w:szCs w:val="20"/>
              </w:rPr>
              <w:t>NDOW</w:t>
            </w:r>
          </w:p>
        </w:tc>
        <w:tc>
          <w:tcPr>
            <w:tcW w:w="7200" w:type="dxa"/>
          </w:tcPr>
          <w:p w14:paraId="2D574ACF" w14:textId="77777777" w:rsidR="00077796" w:rsidRDefault="0B33BD35" w:rsidP="345F98D0">
            <w:pPr>
              <w:pStyle w:val="TableParagraph"/>
              <w:spacing w:before="40" w:after="40"/>
              <w:ind w:left="86"/>
              <w:rPr>
                <w:sz w:val="20"/>
                <w:szCs w:val="20"/>
              </w:rPr>
            </w:pPr>
            <w:r>
              <w:rPr>
                <w:sz w:val="20"/>
                <w:szCs w:val="20"/>
              </w:rPr>
              <w:t>Nevada Department of Wildlife</w:t>
            </w:r>
          </w:p>
        </w:tc>
      </w:tr>
      <w:tr w:rsidR="00077796" w14:paraId="788D7C71" w14:textId="77777777" w:rsidTr="345F98D0">
        <w:tc>
          <w:tcPr>
            <w:tcW w:w="2160" w:type="dxa"/>
          </w:tcPr>
          <w:p w14:paraId="3997A41B" w14:textId="77777777" w:rsidR="00077796" w:rsidRPr="00771084" w:rsidRDefault="0B33BD35" w:rsidP="345F98D0">
            <w:pPr>
              <w:pStyle w:val="TableParagraph"/>
              <w:spacing w:before="40" w:after="40"/>
              <w:ind w:left="86"/>
              <w:rPr>
                <w:b/>
                <w:bCs/>
                <w:sz w:val="20"/>
                <w:szCs w:val="20"/>
              </w:rPr>
            </w:pPr>
            <w:r>
              <w:rPr>
                <w:b/>
                <w:bCs/>
                <w:sz w:val="20"/>
                <w:szCs w:val="20"/>
              </w:rPr>
              <w:t>NEPA</w:t>
            </w:r>
          </w:p>
        </w:tc>
        <w:tc>
          <w:tcPr>
            <w:tcW w:w="7200" w:type="dxa"/>
          </w:tcPr>
          <w:p w14:paraId="097F6D37" w14:textId="77777777" w:rsidR="00077796" w:rsidRDefault="0B33BD35" w:rsidP="345F98D0">
            <w:pPr>
              <w:pStyle w:val="TableParagraph"/>
              <w:spacing w:before="40" w:after="40"/>
              <w:ind w:left="86"/>
              <w:rPr>
                <w:sz w:val="20"/>
                <w:szCs w:val="20"/>
              </w:rPr>
            </w:pPr>
            <w:r>
              <w:rPr>
                <w:sz w:val="20"/>
                <w:szCs w:val="20"/>
              </w:rPr>
              <w:t>National Environmental Policy Act</w:t>
            </w:r>
          </w:p>
        </w:tc>
      </w:tr>
      <w:tr w:rsidR="00077796" w14:paraId="76CFA1D6" w14:textId="77777777" w:rsidTr="345F98D0">
        <w:tc>
          <w:tcPr>
            <w:tcW w:w="2160" w:type="dxa"/>
          </w:tcPr>
          <w:p w14:paraId="66EBF45C" w14:textId="77777777" w:rsidR="00077796" w:rsidRPr="00771084" w:rsidRDefault="0B33BD35" w:rsidP="345F98D0">
            <w:pPr>
              <w:pStyle w:val="TableParagraph"/>
              <w:spacing w:before="40" w:after="40"/>
              <w:ind w:left="86"/>
              <w:rPr>
                <w:b/>
                <w:bCs/>
                <w:sz w:val="20"/>
                <w:szCs w:val="20"/>
              </w:rPr>
            </w:pPr>
            <w:r>
              <w:rPr>
                <w:b/>
                <w:bCs/>
                <w:sz w:val="20"/>
                <w:szCs w:val="20"/>
              </w:rPr>
              <w:t>NHPA</w:t>
            </w:r>
          </w:p>
        </w:tc>
        <w:tc>
          <w:tcPr>
            <w:tcW w:w="7200" w:type="dxa"/>
          </w:tcPr>
          <w:p w14:paraId="050A4A43" w14:textId="77777777" w:rsidR="00077796" w:rsidRDefault="0B33BD35" w:rsidP="345F98D0">
            <w:pPr>
              <w:pStyle w:val="TableParagraph"/>
              <w:spacing w:before="40" w:after="40"/>
              <w:ind w:left="86"/>
              <w:rPr>
                <w:sz w:val="20"/>
                <w:szCs w:val="20"/>
              </w:rPr>
            </w:pPr>
            <w:r>
              <w:rPr>
                <w:sz w:val="20"/>
                <w:szCs w:val="20"/>
              </w:rPr>
              <w:t>National Historic Preservation Act</w:t>
            </w:r>
          </w:p>
        </w:tc>
      </w:tr>
      <w:tr w:rsidR="00077796" w14:paraId="3B68F807" w14:textId="77777777" w:rsidTr="345F98D0">
        <w:tc>
          <w:tcPr>
            <w:tcW w:w="2160" w:type="dxa"/>
          </w:tcPr>
          <w:p w14:paraId="1680831C" w14:textId="77777777" w:rsidR="00077796" w:rsidRPr="00771084" w:rsidRDefault="0B33BD35" w:rsidP="345F98D0">
            <w:pPr>
              <w:pStyle w:val="TableParagraph"/>
              <w:spacing w:before="40" w:after="40"/>
              <w:ind w:left="86"/>
              <w:rPr>
                <w:b/>
                <w:bCs/>
                <w:sz w:val="20"/>
                <w:szCs w:val="20"/>
              </w:rPr>
            </w:pPr>
            <w:r>
              <w:rPr>
                <w:b/>
                <w:bCs/>
                <w:sz w:val="20"/>
                <w:szCs w:val="20"/>
              </w:rPr>
              <w:t>O&amp;M</w:t>
            </w:r>
          </w:p>
        </w:tc>
        <w:tc>
          <w:tcPr>
            <w:tcW w:w="7200" w:type="dxa"/>
          </w:tcPr>
          <w:p w14:paraId="5B328018" w14:textId="77777777" w:rsidR="00077796" w:rsidRDefault="0B33BD35" w:rsidP="345F98D0">
            <w:pPr>
              <w:pStyle w:val="TableParagraph"/>
              <w:spacing w:before="40" w:after="40"/>
              <w:ind w:left="86"/>
              <w:rPr>
                <w:sz w:val="20"/>
                <w:szCs w:val="20"/>
              </w:rPr>
            </w:pPr>
            <w:r>
              <w:rPr>
                <w:sz w:val="20"/>
                <w:szCs w:val="20"/>
              </w:rPr>
              <w:t>Operation and Maintenance</w:t>
            </w:r>
          </w:p>
        </w:tc>
      </w:tr>
      <w:tr w:rsidR="00077796" w14:paraId="0D598F33" w14:textId="77777777" w:rsidTr="345F98D0">
        <w:tc>
          <w:tcPr>
            <w:tcW w:w="2160" w:type="dxa"/>
          </w:tcPr>
          <w:p w14:paraId="4500002E" w14:textId="77777777" w:rsidR="00077796" w:rsidRPr="00771084" w:rsidRDefault="0B33BD35" w:rsidP="345F98D0">
            <w:pPr>
              <w:pStyle w:val="TableParagraph"/>
              <w:spacing w:before="40" w:after="40"/>
              <w:ind w:left="86"/>
              <w:rPr>
                <w:b/>
                <w:bCs/>
                <w:sz w:val="20"/>
                <w:szCs w:val="20"/>
              </w:rPr>
            </w:pPr>
            <w:r>
              <w:rPr>
                <w:b/>
                <w:bCs/>
                <w:sz w:val="20"/>
                <w:szCs w:val="20"/>
              </w:rPr>
              <w:t>PLSS</w:t>
            </w:r>
          </w:p>
        </w:tc>
        <w:tc>
          <w:tcPr>
            <w:tcW w:w="7200" w:type="dxa"/>
          </w:tcPr>
          <w:p w14:paraId="2C13C42C" w14:textId="77777777" w:rsidR="00077796" w:rsidRDefault="0B33BD35" w:rsidP="345F98D0">
            <w:pPr>
              <w:pStyle w:val="TableParagraph"/>
              <w:spacing w:before="40" w:after="40"/>
              <w:ind w:left="86"/>
              <w:rPr>
                <w:sz w:val="20"/>
                <w:szCs w:val="20"/>
              </w:rPr>
            </w:pPr>
            <w:r>
              <w:rPr>
                <w:sz w:val="20"/>
                <w:szCs w:val="20"/>
              </w:rPr>
              <w:t>Public Land Survey System</w:t>
            </w:r>
          </w:p>
        </w:tc>
      </w:tr>
      <w:tr w:rsidR="00077796" w14:paraId="4F5CB37C" w14:textId="77777777" w:rsidTr="345F98D0">
        <w:tc>
          <w:tcPr>
            <w:tcW w:w="2160" w:type="dxa"/>
          </w:tcPr>
          <w:p w14:paraId="3FD74862" w14:textId="77777777" w:rsidR="00077796" w:rsidRPr="00771084" w:rsidRDefault="0B33BD35" w:rsidP="345F98D0">
            <w:pPr>
              <w:pStyle w:val="TableParagraph"/>
              <w:spacing w:before="40" w:after="40"/>
              <w:ind w:left="86"/>
              <w:rPr>
                <w:b/>
                <w:bCs/>
                <w:sz w:val="20"/>
                <w:szCs w:val="20"/>
              </w:rPr>
            </w:pPr>
            <w:r>
              <w:rPr>
                <w:b/>
                <w:bCs/>
                <w:sz w:val="20"/>
                <w:szCs w:val="20"/>
              </w:rPr>
              <w:t>POD</w:t>
            </w:r>
          </w:p>
        </w:tc>
        <w:tc>
          <w:tcPr>
            <w:tcW w:w="7200" w:type="dxa"/>
          </w:tcPr>
          <w:p w14:paraId="41009B90" w14:textId="77777777" w:rsidR="00077796" w:rsidRDefault="0B33BD35" w:rsidP="345F98D0">
            <w:pPr>
              <w:pStyle w:val="TableParagraph"/>
              <w:spacing w:before="40" w:after="40"/>
              <w:ind w:left="86"/>
              <w:rPr>
                <w:sz w:val="20"/>
                <w:szCs w:val="20"/>
              </w:rPr>
            </w:pPr>
            <w:r>
              <w:rPr>
                <w:sz w:val="20"/>
                <w:szCs w:val="20"/>
              </w:rPr>
              <w:t>Plan of Development</w:t>
            </w:r>
          </w:p>
        </w:tc>
      </w:tr>
      <w:tr w:rsidR="00077796" w14:paraId="6873FB34" w14:textId="77777777" w:rsidTr="345F98D0">
        <w:tc>
          <w:tcPr>
            <w:tcW w:w="2160" w:type="dxa"/>
          </w:tcPr>
          <w:p w14:paraId="325E8386" w14:textId="77777777" w:rsidR="00077796" w:rsidRPr="00771084" w:rsidRDefault="0B33BD35" w:rsidP="345F98D0">
            <w:pPr>
              <w:pStyle w:val="TableParagraph"/>
              <w:spacing w:before="40" w:after="40"/>
              <w:ind w:left="86"/>
              <w:rPr>
                <w:b/>
                <w:bCs/>
                <w:sz w:val="20"/>
                <w:szCs w:val="20"/>
              </w:rPr>
            </w:pPr>
            <w:r>
              <w:rPr>
                <w:b/>
                <w:bCs/>
                <w:sz w:val="20"/>
                <w:szCs w:val="20"/>
              </w:rPr>
              <w:t>PPOD</w:t>
            </w:r>
          </w:p>
        </w:tc>
        <w:tc>
          <w:tcPr>
            <w:tcW w:w="7200" w:type="dxa"/>
          </w:tcPr>
          <w:p w14:paraId="6EE87F99" w14:textId="77777777" w:rsidR="00077796" w:rsidRDefault="0B33BD35" w:rsidP="345F98D0">
            <w:pPr>
              <w:pStyle w:val="TableParagraph"/>
              <w:spacing w:before="40" w:after="40"/>
              <w:ind w:left="86"/>
              <w:rPr>
                <w:sz w:val="20"/>
                <w:szCs w:val="20"/>
              </w:rPr>
            </w:pPr>
            <w:r>
              <w:rPr>
                <w:sz w:val="20"/>
                <w:szCs w:val="20"/>
              </w:rPr>
              <w:t>Preliminary Plan of Development</w:t>
            </w:r>
          </w:p>
        </w:tc>
      </w:tr>
      <w:tr w:rsidR="00077796" w14:paraId="07A5C706" w14:textId="77777777" w:rsidTr="345F98D0">
        <w:tc>
          <w:tcPr>
            <w:tcW w:w="2160" w:type="dxa"/>
          </w:tcPr>
          <w:p w14:paraId="4478E603" w14:textId="77777777" w:rsidR="00077796" w:rsidRPr="00771084" w:rsidRDefault="0B33BD35" w:rsidP="345F98D0">
            <w:pPr>
              <w:pStyle w:val="TableParagraph"/>
              <w:spacing w:before="40" w:after="40"/>
              <w:ind w:left="86"/>
              <w:rPr>
                <w:b/>
                <w:bCs/>
                <w:sz w:val="20"/>
                <w:szCs w:val="20"/>
              </w:rPr>
            </w:pPr>
            <w:r>
              <w:rPr>
                <w:b/>
                <w:bCs/>
                <w:sz w:val="20"/>
                <w:szCs w:val="20"/>
              </w:rPr>
              <w:t>Project</w:t>
            </w:r>
          </w:p>
        </w:tc>
        <w:tc>
          <w:tcPr>
            <w:tcW w:w="7200" w:type="dxa"/>
          </w:tcPr>
          <w:p w14:paraId="6D1CDF0C" w14:textId="778ABAB7" w:rsidR="00077796" w:rsidRDefault="0B33BD35" w:rsidP="345F98D0">
            <w:pPr>
              <w:pStyle w:val="TableParagraph"/>
              <w:spacing w:before="40" w:after="40"/>
              <w:ind w:left="86"/>
              <w:rPr>
                <w:sz w:val="20"/>
                <w:szCs w:val="20"/>
              </w:rPr>
            </w:pPr>
            <w:r>
              <w:rPr>
                <w:sz w:val="20"/>
                <w:szCs w:val="20"/>
              </w:rPr>
              <w:t xml:space="preserve">CHIP Corner Crossings Project </w:t>
            </w:r>
          </w:p>
        </w:tc>
      </w:tr>
      <w:tr w:rsidR="00077796" w14:paraId="508D7C30" w14:textId="77777777" w:rsidTr="345F98D0">
        <w:tc>
          <w:tcPr>
            <w:tcW w:w="2160" w:type="dxa"/>
          </w:tcPr>
          <w:p w14:paraId="7DD0E7CD" w14:textId="77777777" w:rsidR="00077796" w:rsidRPr="00771084" w:rsidRDefault="0B33BD35" w:rsidP="345F98D0">
            <w:pPr>
              <w:pStyle w:val="TableParagraph"/>
              <w:spacing w:before="40" w:after="40"/>
              <w:ind w:left="86"/>
              <w:rPr>
                <w:b/>
                <w:bCs/>
                <w:sz w:val="20"/>
                <w:szCs w:val="20"/>
              </w:rPr>
            </w:pPr>
            <w:r>
              <w:rPr>
                <w:b/>
                <w:bCs/>
                <w:sz w:val="20"/>
                <w:szCs w:val="20"/>
              </w:rPr>
              <w:t>Reclamation / BOR</w:t>
            </w:r>
          </w:p>
        </w:tc>
        <w:tc>
          <w:tcPr>
            <w:tcW w:w="7200" w:type="dxa"/>
          </w:tcPr>
          <w:p w14:paraId="52598D45" w14:textId="77777777" w:rsidR="00077796" w:rsidRDefault="0B33BD35" w:rsidP="345F98D0">
            <w:pPr>
              <w:pStyle w:val="TableParagraph"/>
              <w:spacing w:before="40" w:after="40"/>
              <w:ind w:left="86"/>
              <w:rPr>
                <w:sz w:val="20"/>
                <w:szCs w:val="20"/>
              </w:rPr>
            </w:pPr>
            <w:r>
              <w:rPr>
                <w:sz w:val="20"/>
                <w:szCs w:val="20"/>
              </w:rPr>
              <w:t>United States Bureau of Reclamation</w:t>
            </w:r>
          </w:p>
        </w:tc>
      </w:tr>
      <w:tr w:rsidR="00077796" w14:paraId="32A1FE9C" w14:textId="77777777" w:rsidTr="345F98D0">
        <w:tc>
          <w:tcPr>
            <w:tcW w:w="2160" w:type="dxa"/>
          </w:tcPr>
          <w:p w14:paraId="5EE21B65" w14:textId="77777777" w:rsidR="00077796" w:rsidRPr="00771084" w:rsidRDefault="0B33BD35" w:rsidP="345F98D0">
            <w:pPr>
              <w:pStyle w:val="TableParagraph"/>
              <w:spacing w:before="40" w:after="40"/>
              <w:ind w:left="86"/>
              <w:rPr>
                <w:b/>
                <w:bCs/>
                <w:sz w:val="20"/>
                <w:szCs w:val="20"/>
              </w:rPr>
            </w:pPr>
            <w:r>
              <w:rPr>
                <w:b/>
                <w:bCs/>
                <w:sz w:val="20"/>
                <w:szCs w:val="20"/>
              </w:rPr>
              <w:t>ROW</w:t>
            </w:r>
          </w:p>
        </w:tc>
        <w:tc>
          <w:tcPr>
            <w:tcW w:w="7200" w:type="dxa"/>
          </w:tcPr>
          <w:p w14:paraId="2341E95B" w14:textId="77777777" w:rsidR="00077796" w:rsidRDefault="0B33BD35" w:rsidP="345F98D0">
            <w:pPr>
              <w:pStyle w:val="TableParagraph"/>
              <w:spacing w:before="40" w:after="40"/>
              <w:ind w:left="86"/>
              <w:rPr>
                <w:sz w:val="20"/>
                <w:szCs w:val="20"/>
              </w:rPr>
            </w:pPr>
            <w:r>
              <w:rPr>
                <w:sz w:val="20"/>
                <w:szCs w:val="20"/>
              </w:rPr>
              <w:t>Right-of-Way</w:t>
            </w:r>
          </w:p>
        </w:tc>
      </w:tr>
      <w:tr w:rsidR="00077796" w14:paraId="24FE0597" w14:textId="77777777" w:rsidTr="345F98D0">
        <w:tc>
          <w:tcPr>
            <w:tcW w:w="2160" w:type="dxa"/>
          </w:tcPr>
          <w:p w14:paraId="0BB16324" w14:textId="77777777" w:rsidR="00077796" w:rsidRPr="00771084" w:rsidRDefault="0B33BD35" w:rsidP="345F98D0">
            <w:pPr>
              <w:pStyle w:val="TableParagraph"/>
              <w:spacing w:before="40" w:after="40"/>
              <w:ind w:left="86"/>
              <w:rPr>
                <w:b/>
                <w:bCs/>
                <w:sz w:val="20"/>
                <w:szCs w:val="20"/>
              </w:rPr>
            </w:pPr>
            <w:r>
              <w:rPr>
                <w:b/>
                <w:bCs/>
                <w:sz w:val="20"/>
                <w:szCs w:val="20"/>
              </w:rPr>
              <w:t>SF-299</w:t>
            </w:r>
          </w:p>
        </w:tc>
        <w:tc>
          <w:tcPr>
            <w:tcW w:w="7200" w:type="dxa"/>
          </w:tcPr>
          <w:p w14:paraId="2F3525F5" w14:textId="77777777" w:rsidR="00077796" w:rsidRDefault="0B33BD35" w:rsidP="345F98D0">
            <w:pPr>
              <w:pStyle w:val="TableParagraph"/>
              <w:spacing w:before="40" w:after="40"/>
              <w:ind w:left="86"/>
              <w:rPr>
                <w:sz w:val="20"/>
                <w:szCs w:val="20"/>
              </w:rPr>
            </w:pPr>
            <w:r>
              <w:rPr>
                <w:sz w:val="20"/>
                <w:szCs w:val="20"/>
              </w:rPr>
              <w:t>Standard Form 299, Application for Transportation and Utility Systems and Facilities on Federal Lands</w:t>
            </w:r>
          </w:p>
        </w:tc>
      </w:tr>
      <w:tr w:rsidR="00077796" w14:paraId="4A83AEF5" w14:textId="77777777" w:rsidTr="345F98D0">
        <w:tc>
          <w:tcPr>
            <w:tcW w:w="2160" w:type="dxa"/>
          </w:tcPr>
          <w:p w14:paraId="402946AD" w14:textId="77777777" w:rsidR="00077796" w:rsidRPr="00771084" w:rsidRDefault="0B33BD35" w:rsidP="345F98D0">
            <w:pPr>
              <w:pStyle w:val="TableParagraph"/>
              <w:spacing w:before="40" w:after="40"/>
              <w:ind w:left="86"/>
              <w:rPr>
                <w:b/>
                <w:bCs/>
                <w:sz w:val="20"/>
                <w:szCs w:val="20"/>
              </w:rPr>
            </w:pPr>
            <w:r>
              <w:rPr>
                <w:b/>
                <w:bCs/>
                <w:sz w:val="20"/>
                <w:szCs w:val="20"/>
              </w:rPr>
              <w:t>SHPO</w:t>
            </w:r>
          </w:p>
        </w:tc>
        <w:tc>
          <w:tcPr>
            <w:tcW w:w="7200" w:type="dxa"/>
          </w:tcPr>
          <w:p w14:paraId="0A892601" w14:textId="77777777" w:rsidR="00077796" w:rsidRDefault="0B33BD35" w:rsidP="345F98D0">
            <w:pPr>
              <w:pStyle w:val="TableParagraph"/>
              <w:spacing w:before="40" w:after="40"/>
              <w:ind w:left="86"/>
              <w:rPr>
                <w:sz w:val="20"/>
                <w:szCs w:val="20"/>
              </w:rPr>
            </w:pPr>
            <w:r>
              <w:rPr>
                <w:sz w:val="20"/>
                <w:szCs w:val="20"/>
              </w:rPr>
              <w:t>State Historic Preservation Office</w:t>
            </w:r>
          </w:p>
        </w:tc>
      </w:tr>
      <w:tr w:rsidR="00077796" w14:paraId="49663E10" w14:textId="77777777" w:rsidTr="345F98D0">
        <w:tc>
          <w:tcPr>
            <w:tcW w:w="2160" w:type="dxa"/>
          </w:tcPr>
          <w:p w14:paraId="38DBC87E" w14:textId="77777777" w:rsidR="00077796" w:rsidRPr="00771084" w:rsidRDefault="0B33BD35" w:rsidP="345F98D0">
            <w:pPr>
              <w:pStyle w:val="TableParagraph"/>
              <w:spacing w:before="40" w:after="40"/>
              <w:ind w:left="86"/>
              <w:rPr>
                <w:b/>
                <w:bCs/>
                <w:sz w:val="20"/>
                <w:szCs w:val="20"/>
              </w:rPr>
            </w:pPr>
            <w:r>
              <w:rPr>
                <w:b/>
                <w:bCs/>
                <w:sz w:val="20"/>
                <w:szCs w:val="20"/>
              </w:rPr>
              <w:t>SPCC</w:t>
            </w:r>
          </w:p>
        </w:tc>
        <w:tc>
          <w:tcPr>
            <w:tcW w:w="7200" w:type="dxa"/>
          </w:tcPr>
          <w:p w14:paraId="62A75B4B" w14:textId="77777777" w:rsidR="00077796" w:rsidRDefault="0B33BD35" w:rsidP="345F98D0">
            <w:pPr>
              <w:pStyle w:val="TableParagraph"/>
              <w:spacing w:before="40" w:after="40"/>
              <w:ind w:left="86"/>
              <w:rPr>
                <w:sz w:val="20"/>
                <w:szCs w:val="20"/>
              </w:rPr>
            </w:pPr>
            <w:r>
              <w:rPr>
                <w:sz w:val="20"/>
                <w:szCs w:val="20"/>
              </w:rPr>
              <w:t>Spill Prevention, Control, and Countermeasure (Plan)</w:t>
            </w:r>
          </w:p>
        </w:tc>
      </w:tr>
      <w:tr w:rsidR="00077796" w14:paraId="1E736AFE" w14:textId="77777777" w:rsidTr="345F98D0">
        <w:tc>
          <w:tcPr>
            <w:tcW w:w="2160" w:type="dxa"/>
          </w:tcPr>
          <w:p w14:paraId="7267C247" w14:textId="77777777" w:rsidR="00077796" w:rsidRPr="00771084" w:rsidRDefault="0B33BD35" w:rsidP="345F98D0">
            <w:pPr>
              <w:pStyle w:val="TableParagraph"/>
              <w:spacing w:before="40" w:after="40"/>
              <w:ind w:left="86"/>
              <w:rPr>
                <w:b/>
                <w:bCs/>
                <w:sz w:val="20"/>
                <w:szCs w:val="20"/>
              </w:rPr>
            </w:pPr>
            <w:r>
              <w:rPr>
                <w:b/>
                <w:bCs/>
                <w:sz w:val="20"/>
                <w:szCs w:val="20"/>
              </w:rPr>
              <w:t>STROW</w:t>
            </w:r>
          </w:p>
        </w:tc>
        <w:tc>
          <w:tcPr>
            <w:tcW w:w="7200" w:type="dxa"/>
          </w:tcPr>
          <w:p w14:paraId="11950F2A" w14:textId="77777777" w:rsidR="00077796" w:rsidRDefault="0B33BD35" w:rsidP="345F98D0">
            <w:pPr>
              <w:pStyle w:val="TableParagraph"/>
              <w:spacing w:before="40" w:after="40"/>
              <w:ind w:left="86"/>
              <w:rPr>
                <w:sz w:val="20"/>
                <w:szCs w:val="20"/>
              </w:rPr>
            </w:pPr>
            <w:r>
              <w:rPr>
                <w:sz w:val="20"/>
                <w:szCs w:val="20"/>
              </w:rPr>
              <w:t>Short-Term Right-of-Way</w:t>
            </w:r>
          </w:p>
        </w:tc>
      </w:tr>
      <w:tr w:rsidR="00077796" w14:paraId="04692207" w14:textId="77777777" w:rsidTr="345F98D0">
        <w:tc>
          <w:tcPr>
            <w:tcW w:w="2160" w:type="dxa"/>
          </w:tcPr>
          <w:p w14:paraId="4CDC569C" w14:textId="77777777" w:rsidR="00077796" w:rsidRPr="00771084" w:rsidRDefault="0B33BD35" w:rsidP="345F98D0">
            <w:pPr>
              <w:pStyle w:val="TableParagraph"/>
              <w:spacing w:before="40" w:after="40"/>
              <w:ind w:left="86"/>
              <w:rPr>
                <w:b/>
                <w:bCs/>
                <w:sz w:val="20"/>
                <w:szCs w:val="20"/>
              </w:rPr>
            </w:pPr>
            <w:r>
              <w:rPr>
                <w:b/>
                <w:bCs/>
                <w:sz w:val="20"/>
                <w:szCs w:val="20"/>
              </w:rPr>
              <w:t>TCID</w:t>
            </w:r>
          </w:p>
        </w:tc>
        <w:tc>
          <w:tcPr>
            <w:tcW w:w="7200" w:type="dxa"/>
          </w:tcPr>
          <w:p w14:paraId="3BF36B53" w14:textId="77777777" w:rsidR="00077796" w:rsidRDefault="0B33BD35" w:rsidP="345F98D0">
            <w:pPr>
              <w:pStyle w:val="TableParagraph"/>
              <w:spacing w:before="40" w:after="40"/>
              <w:ind w:left="86"/>
              <w:rPr>
                <w:sz w:val="20"/>
                <w:szCs w:val="20"/>
              </w:rPr>
            </w:pPr>
            <w:r>
              <w:rPr>
                <w:sz w:val="20"/>
                <w:szCs w:val="20"/>
              </w:rPr>
              <w:t>Truckee-Carson Irrigation District</w:t>
            </w:r>
          </w:p>
        </w:tc>
      </w:tr>
      <w:tr w:rsidR="00077796" w14:paraId="12E255B5" w14:textId="77777777" w:rsidTr="345F98D0">
        <w:tc>
          <w:tcPr>
            <w:tcW w:w="2160" w:type="dxa"/>
          </w:tcPr>
          <w:p w14:paraId="504B15F9" w14:textId="77777777" w:rsidR="00077796" w:rsidRPr="00771084" w:rsidRDefault="0B33BD35" w:rsidP="345F98D0">
            <w:pPr>
              <w:pStyle w:val="TableParagraph"/>
              <w:spacing w:before="40" w:after="40"/>
              <w:ind w:left="86"/>
              <w:rPr>
                <w:b/>
                <w:bCs/>
                <w:sz w:val="20"/>
                <w:szCs w:val="20"/>
              </w:rPr>
            </w:pPr>
            <w:r>
              <w:rPr>
                <w:b/>
                <w:bCs/>
                <w:sz w:val="20"/>
                <w:szCs w:val="20"/>
              </w:rPr>
              <w:t>US</w:t>
            </w:r>
          </w:p>
        </w:tc>
        <w:tc>
          <w:tcPr>
            <w:tcW w:w="7200" w:type="dxa"/>
          </w:tcPr>
          <w:p w14:paraId="6B96CA78" w14:textId="77777777" w:rsidR="00077796" w:rsidRDefault="0B33BD35" w:rsidP="345F98D0">
            <w:pPr>
              <w:pStyle w:val="TableParagraph"/>
              <w:spacing w:before="40" w:after="40"/>
              <w:ind w:left="86"/>
              <w:rPr>
                <w:sz w:val="20"/>
                <w:szCs w:val="20"/>
              </w:rPr>
            </w:pPr>
            <w:r>
              <w:rPr>
                <w:sz w:val="20"/>
                <w:szCs w:val="20"/>
              </w:rPr>
              <w:t>United States</w:t>
            </w:r>
          </w:p>
        </w:tc>
      </w:tr>
      <w:tr w:rsidR="00077796" w14:paraId="77190493" w14:textId="77777777" w:rsidTr="345F98D0">
        <w:tc>
          <w:tcPr>
            <w:tcW w:w="2160" w:type="dxa"/>
          </w:tcPr>
          <w:p w14:paraId="0FFEBAD4" w14:textId="77777777" w:rsidR="00077796" w:rsidRPr="00771084" w:rsidRDefault="0B33BD35" w:rsidP="345F98D0">
            <w:pPr>
              <w:pStyle w:val="TableParagraph"/>
              <w:spacing w:before="40" w:after="40"/>
              <w:ind w:left="86"/>
              <w:rPr>
                <w:b/>
                <w:bCs/>
                <w:sz w:val="20"/>
                <w:szCs w:val="20"/>
              </w:rPr>
            </w:pPr>
            <w:r>
              <w:rPr>
                <w:b/>
                <w:bCs/>
                <w:sz w:val="20"/>
                <w:szCs w:val="20"/>
              </w:rPr>
              <w:t>USACE</w:t>
            </w:r>
          </w:p>
        </w:tc>
        <w:tc>
          <w:tcPr>
            <w:tcW w:w="7200" w:type="dxa"/>
          </w:tcPr>
          <w:p w14:paraId="3A5201BA" w14:textId="77777777" w:rsidR="00077796" w:rsidRDefault="0B33BD35" w:rsidP="345F98D0">
            <w:pPr>
              <w:pStyle w:val="TableParagraph"/>
              <w:spacing w:before="40" w:after="40"/>
              <w:ind w:left="86"/>
              <w:rPr>
                <w:sz w:val="20"/>
                <w:szCs w:val="20"/>
              </w:rPr>
            </w:pPr>
            <w:r>
              <w:rPr>
                <w:sz w:val="20"/>
                <w:szCs w:val="20"/>
              </w:rPr>
              <w:t>United States Army Corps of Engineers</w:t>
            </w:r>
          </w:p>
        </w:tc>
      </w:tr>
      <w:tr w:rsidR="00077796" w14:paraId="16C52365" w14:textId="77777777" w:rsidTr="345F98D0">
        <w:tc>
          <w:tcPr>
            <w:tcW w:w="2160" w:type="dxa"/>
          </w:tcPr>
          <w:p w14:paraId="15D16A99" w14:textId="77777777" w:rsidR="00077796" w:rsidRPr="00771084" w:rsidRDefault="0B33BD35" w:rsidP="345F98D0">
            <w:pPr>
              <w:pStyle w:val="TableParagraph"/>
              <w:spacing w:before="40" w:after="40"/>
              <w:ind w:left="86"/>
              <w:rPr>
                <w:b/>
                <w:bCs/>
                <w:sz w:val="20"/>
                <w:szCs w:val="20"/>
              </w:rPr>
            </w:pPr>
            <w:r>
              <w:rPr>
                <w:b/>
                <w:bCs/>
                <w:sz w:val="20"/>
                <w:szCs w:val="20"/>
              </w:rPr>
              <w:lastRenderedPageBreak/>
              <w:t>USFWS</w:t>
            </w:r>
          </w:p>
        </w:tc>
        <w:tc>
          <w:tcPr>
            <w:tcW w:w="7200" w:type="dxa"/>
          </w:tcPr>
          <w:p w14:paraId="1DF33857" w14:textId="77777777" w:rsidR="00077796" w:rsidRDefault="0B33BD35" w:rsidP="345F98D0">
            <w:pPr>
              <w:pStyle w:val="TableParagraph"/>
              <w:spacing w:before="40" w:after="40"/>
              <w:ind w:left="86"/>
              <w:rPr>
                <w:sz w:val="20"/>
                <w:szCs w:val="20"/>
              </w:rPr>
            </w:pPr>
            <w:r>
              <w:rPr>
                <w:sz w:val="20"/>
                <w:szCs w:val="20"/>
              </w:rPr>
              <w:t>United States Fish and Wildlife Service</w:t>
            </w:r>
          </w:p>
        </w:tc>
      </w:tr>
      <w:tr w:rsidR="00077796" w14:paraId="12BDE3BE" w14:textId="77777777" w:rsidTr="345F98D0">
        <w:tc>
          <w:tcPr>
            <w:tcW w:w="2160" w:type="dxa"/>
          </w:tcPr>
          <w:p w14:paraId="23EB9F9A" w14:textId="77777777" w:rsidR="00077796" w:rsidRPr="00771084" w:rsidRDefault="0B33BD35" w:rsidP="345F98D0">
            <w:pPr>
              <w:pStyle w:val="TableParagraph"/>
              <w:spacing w:before="40" w:after="40"/>
              <w:ind w:left="86"/>
              <w:rPr>
                <w:b/>
                <w:bCs/>
                <w:sz w:val="20"/>
                <w:szCs w:val="20"/>
              </w:rPr>
            </w:pPr>
            <w:r>
              <w:rPr>
                <w:b/>
                <w:bCs/>
                <w:sz w:val="20"/>
                <w:szCs w:val="20"/>
              </w:rPr>
              <w:t>WEAP</w:t>
            </w:r>
          </w:p>
        </w:tc>
        <w:tc>
          <w:tcPr>
            <w:tcW w:w="7200" w:type="dxa"/>
          </w:tcPr>
          <w:p w14:paraId="21569C7B" w14:textId="77777777" w:rsidR="00077796" w:rsidRDefault="0B33BD35" w:rsidP="345F98D0">
            <w:pPr>
              <w:pStyle w:val="TableParagraph"/>
              <w:spacing w:before="40" w:after="40"/>
              <w:ind w:left="86"/>
              <w:rPr>
                <w:sz w:val="20"/>
                <w:szCs w:val="20"/>
              </w:rPr>
            </w:pPr>
            <w:r>
              <w:rPr>
                <w:sz w:val="20"/>
                <w:szCs w:val="20"/>
              </w:rPr>
              <w:t>Worker Environmental Awareness Program</w:t>
            </w:r>
          </w:p>
        </w:tc>
      </w:tr>
    </w:tbl>
    <w:p w14:paraId="19D6A753" w14:textId="77777777" w:rsidR="00077796" w:rsidRDefault="00FF017B">
      <w:r>
        <w:br w:type="page"/>
      </w:r>
    </w:p>
    <w:p w14:paraId="7D16465B" w14:textId="77777777" w:rsidR="00944C22" w:rsidRDefault="00944C22">
      <w:pPr>
        <w:pStyle w:val="Heading1"/>
        <w:rPr>
          <w:b w:val="0"/>
        </w:rPr>
        <w:sectPr w:rsidR="00944C22" w:rsidSect="00BF78E7">
          <w:headerReference w:type="default" r:id="rId24"/>
          <w:footerReference w:type="default" r:id="rId25"/>
          <w:footerReference w:type="first" r:id="rId26"/>
          <w:type w:val="continuous"/>
          <w:pgSz w:w="12240" w:h="15840"/>
          <w:pgMar w:top="1440" w:right="1440" w:bottom="1440" w:left="1440" w:header="720" w:footer="720" w:gutter="0"/>
          <w:pgNumType w:fmt="lowerRoman" w:start="2"/>
          <w:cols w:space="720"/>
          <w:docGrid w:linePitch="360"/>
        </w:sectPr>
      </w:pPr>
    </w:p>
    <w:p w14:paraId="5ADDD093" w14:textId="77777777" w:rsidR="00077796" w:rsidRDefault="00FF017B">
      <w:pPr>
        <w:pStyle w:val="Heading1"/>
      </w:pPr>
      <w:bookmarkStart w:id="19" w:name="_Toc240358290"/>
      <w:r>
        <w:rPr>
          <w:b w:val="0"/>
        </w:rPr>
        <w:lastRenderedPageBreak/>
        <w:t>Introduction</w:t>
      </w:r>
      <w:bookmarkEnd w:id="19"/>
    </w:p>
    <w:p w14:paraId="0A9784CD" w14:textId="4911C8B3" w:rsidR="00077796" w:rsidRDefault="0B33BD35">
      <w:pPr>
        <w:pStyle w:val="BodyText"/>
        <w:spacing w:after="160"/>
      </w:pPr>
      <w:r>
        <w:t>Tolles Development (Applicant) is submitting this Preliminary Plan of Development (PPOD) to the United States Bureau of Reclamation (Reclamation) in support of an application for a use authorization under 43 C.F.R. Part 429 to construct, operate, and maintain federal-land corner crossings across Reclamation-administered land within the Newlands Project near Hazen, Churchill County, Nevada, referred to as the CHIP Corner Crossings Project (Project). The crossings would provide access and utility connectivity between diagonally adjacent privately held parcels of the proposed Churchill Hazen Industrial Park (CHIP).</w:t>
      </w:r>
    </w:p>
    <w:p w14:paraId="71CE6770" w14:textId="77777777" w:rsidR="00077796" w:rsidRDefault="00FF017B">
      <w:pPr>
        <w:pStyle w:val="BodyText"/>
        <w:spacing w:after="160"/>
      </w:pPr>
      <w:r>
        <w:t xml:space="preserve">This PPOD accompanies the Standard Form 299 (SF-299) </w:t>
      </w:r>
      <w:commentRangeStart w:id="0"/>
      <w:del w:id="90001" w:author="Permitting Desk" w:date="2026-09-25T09:00:00Z">
        <w:r>
          <w:delText xml:space="preserve">filed</w:delText>
        </w:r>
      </w:del>
      <w:ins w:id="90002" w:author="Permitting Desk" w:date="2026-09-25T09:00:00Z">
        <w:r>
          <w:t xml:space="preserve">being</w:t>
        </w:r>
      </w:ins>
      <w:r>
        <w:t xml:space="preserve"> </w:t>
      </w:r>
      <w:del w:id="90003" w:author="Permitting Desk" w:date="2026-09-25T09:00:00Z">
        <w:r>
          <w:delText xml:space="preserve">with</w:delText>
        </w:r>
      </w:del>
      <w:ins w:id="90004" w:author="Permitting Desk" w:date="2026-09-25T09:00:00Z">
        <w:r>
          <w:t xml:space="preserve">submitted to</w:t>
        </w:r>
      </w:ins>
      <w:commentRangeEnd w:id="0"/>
      <w:r>
        <w:rPr>
          <w:rStyle w:val="CommentReference"/>
        </w:rPr>
        <w:commentReference w:id="0"/>
      </w:r>
      <w:r>
        <w:t xml:space="preserve"> the Reclamation Lahontan Basin Area Office (LBAO) in Carson City, Nevada. It provides preliminary information regarding the design concept, construction needs, land requirements, and resource considerations associated with the Project, and is intended to support Reclamation's review of the requested use authorization and to guide the refinement and evaluation of the Project through the National Environmental Policy Act (NEPA) process.</w:t>
      </w:r>
    </w:p>
    <w:p w14:paraId="16633205" w14:textId="6CBA0449" w:rsidR="00077796" w:rsidRDefault="0B33BD35" w:rsidP="345F98D0">
      <w:pPr>
        <w:pStyle w:val="BodyText"/>
        <w:spacing w:after="160"/>
      </w:pPr>
      <w:commentRangeStart w:id="1"/>
      <w:del w:id="90005" w:author="Permitting Desk" w:date="2026-09-25T09:00:00Z">
        <w:r>
          <w:delText xml:space="preserve">The CHIP development requires federal authorizations from two agencies, and those authorizations are being pursued as two separate applications divided by Project components. </w:delText>
        </w:r>
      </w:del>
      <w:r>
        <w:t xml:space="preserve">This PPOD and the accompanying SF-299 address </w:t>
      </w:r>
      <w:del w:id="90006" w:author="Permitting Desk" w:date="2026-09-25T09:00:00Z">
        <w:r>
          <w:delText xml:space="preserve">the </w:delText>
        </w:r>
      </w:del>
      <w:r>
        <w:t xml:space="preserve">four corner crossings </w:t>
      </w:r>
      <w:del w:id="90007" w:author="Permitting Desk" w:date="2026-09-25T09:00:00Z">
        <w:r>
          <w:delText xml:space="preserve">located</w:delText>
        </w:r>
      </w:del>
      <w:ins w:id="90008" w:author="Permitting Desk" w:date="2026-09-25T09:00:00Z">
        <w:r>
          <w:t xml:space="preserve">and an access road segment</w:t>
        </w:r>
      </w:ins>
      <w:r>
        <w:t xml:space="preserve"> on Reclamation-administered </w:t>
      </w:r>
      <w:del w:id="90009" w:author="Permitting Desk" w:date="2026-09-25T09:00:00Z">
        <w:r>
          <w:delText xml:space="preserve">land. The proposed CHIP substation and the associated overhead transmission line, which are located on land administered by the Bureau of Land Management (BLM) private </w:delText>
        </w:r>
      </w:del>
      <w:r>
        <w:t xml:space="preserve">land, </w:t>
      </w:r>
      <w:del w:id="90010" w:author="Permitting Desk" w:date="2026-09-25T09:00:00Z">
        <w:r>
          <w:delText xml:space="preserve">and land administered by the Bureau of Reclamation (Reclamation) are the subject of a separate ROW application filed under Title V of the Federal Land Policy and Management Act (FLPMA) and 43 C.F.R. Part 2800, supported by the CHIP Transmission Infrastructure Development Project PPOD. That project is summarized</w:delText>
        </w:r>
      </w:del>
      <w:ins w:id="90011" w:author="Permitting Desk" w:date="2026-09-25T09:00:00Z">
        <w:r>
          <w:t xml:space="preserve">described</w:t>
        </w:r>
      </w:ins>
      <w:r>
        <w:t xml:space="preserve"> in Section </w:t>
      </w:r>
      <w:del w:id="90012" w:author="Permitting Desk" w:date="2026-09-25T09:00:00Z">
        <w:r>
          <w:delText xml:space="preserve">1.1 as connected-action context; it is described in full in the CHIP Transmission Infrastructure Development Project PPOD and is not restated here.</w:delText>
        </w:r>
      </w:del>
      <w:ins w:id="90013" w:author="Permitting Desk" w:date="2026-09-25T09:00:00Z">
        <w:r>
          <w:t xml:space="preserve">1.1.</w:t>
        </w:r>
      </w:ins>
      <w:commentRangeEnd w:id="1"/>
      <w:r>
        <w:rPr>
          <w:rStyle w:val="CommentReference"/>
        </w:rPr>
        <w:commentReference w:id="1"/>
      </w:r>
    </w:p>
    <w:p w14:paraId="0D49075E" w14:textId="77777777" w:rsidR="00077796" w:rsidRDefault="00FF017B">
      <w:pPr>
        <w:pStyle w:val="BodyText"/>
        <w:spacing w:after="160"/>
      </w:pPr>
      <w:r>
        <w:t>In accordance with the Plan of Development format used for linear rights-of-way and utility crossings on federal land, this PPOD includes the following elements:</w:t>
      </w:r>
    </w:p>
    <w:p w14:paraId="45AC5DEA" w14:textId="77777777" w:rsidR="00077796" w:rsidRDefault="00FF017B">
      <w:pPr>
        <w:pStyle w:val="ListParagraph"/>
        <w:numPr>
          <w:ilvl w:val="0"/>
          <w:numId w:val="4"/>
        </w:numPr>
        <w:spacing w:after="80"/>
        <w:ind w:left="720"/>
      </w:pPr>
      <w:r>
        <w:t>Purpose and Need for the Facility</w:t>
      </w:r>
    </w:p>
    <w:p w14:paraId="009BBFC4" w14:textId="77777777" w:rsidR="00077796" w:rsidRDefault="00FF017B">
      <w:pPr>
        <w:pStyle w:val="ListParagraph"/>
        <w:numPr>
          <w:ilvl w:val="0"/>
          <w:numId w:val="4"/>
        </w:numPr>
        <w:spacing w:after="80"/>
        <w:ind w:left="720"/>
      </w:pPr>
      <w:r>
        <w:t>Right of Way Location</w:t>
      </w:r>
    </w:p>
    <w:p w14:paraId="721868F0" w14:textId="77777777" w:rsidR="00077796" w:rsidRDefault="00FF017B">
      <w:pPr>
        <w:pStyle w:val="ListParagraph"/>
        <w:numPr>
          <w:ilvl w:val="0"/>
          <w:numId w:val="4"/>
        </w:numPr>
        <w:spacing w:after="80"/>
        <w:ind w:left="720"/>
      </w:pPr>
      <w:r>
        <w:t>Facility Design Factors</w:t>
      </w:r>
    </w:p>
    <w:p w14:paraId="2D7EBBDF" w14:textId="77777777" w:rsidR="00077796" w:rsidRDefault="00FF017B">
      <w:pPr>
        <w:pStyle w:val="ListParagraph"/>
        <w:numPr>
          <w:ilvl w:val="0"/>
          <w:numId w:val="4"/>
        </w:numPr>
        <w:spacing w:after="80"/>
        <w:ind w:left="720"/>
      </w:pPr>
      <w:r>
        <w:t>Additional Components</w:t>
      </w:r>
    </w:p>
    <w:p w14:paraId="71FA229D" w14:textId="77777777" w:rsidR="00077796" w:rsidRDefault="00FF017B">
      <w:pPr>
        <w:pStyle w:val="ListParagraph"/>
        <w:numPr>
          <w:ilvl w:val="0"/>
          <w:numId w:val="4"/>
        </w:numPr>
        <w:spacing w:after="80"/>
        <w:ind w:left="720"/>
      </w:pPr>
      <w:r>
        <w:t>Government Agencies Involved</w:t>
      </w:r>
    </w:p>
    <w:p w14:paraId="240EE19D" w14:textId="77777777" w:rsidR="00077796" w:rsidRDefault="00FF017B">
      <w:pPr>
        <w:pStyle w:val="ListParagraph"/>
        <w:numPr>
          <w:ilvl w:val="0"/>
          <w:numId w:val="4"/>
        </w:numPr>
        <w:spacing w:after="80"/>
        <w:ind w:left="720"/>
      </w:pPr>
      <w:r>
        <w:t>Construction of the Facilities</w:t>
      </w:r>
    </w:p>
    <w:p w14:paraId="69F2122F" w14:textId="77777777" w:rsidR="00077796" w:rsidRDefault="00FF017B">
      <w:pPr>
        <w:pStyle w:val="ListParagraph"/>
        <w:numPr>
          <w:ilvl w:val="0"/>
          <w:numId w:val="4"/>
        </w:numPr>
        <w:spacing w:after="80"/>
        <w:ind w:left="720"/>
      </w:pPr>
      <w:r>
        <w:t>Resource Values and Environmental Concerns</w:t>
      </w:r>
    </w:p>
    <w:p w14:paraId="06B0803A" w14:textId="77777777" w:rsidR="00077796" w:rsidRDefault="00FF017B">
      <w:pPr>
        <w:pStyle w:val="ListParagraph"/>
        <w:numPr>
          <w:ilvl w:val="0"/>
          <w:numId w:val="4"/>
        </w:numPr>
        <w:spacing w:after="80"/>
        <w:ind w:left="720"/>
      </w:pPr>
      <w:r>
        <w:t>Stabilization and Rehabilitation</w:t>
      </w:r>
    </w:p>
    <w:p w14:paraId="3C33DACE" w14:textId="77777777" w:rsidR="00077796" w:rsidRDefault="00FF017B">
      <w:pPr>
        <w:pStyle w:val="ListParagraph"/>
        <w:numPr>
          <w:ilvl w:val="0"/>
          <w:numId w:val="4"/>
        </w:numPr>
        <w:spacing w:after="80"/>
        <w:ind w:left="720"/>
      </w:pPr>
      <w:r>
        <w:t>Operation and Maintenance</w:t>
      </w:r>
    </w:p>
    <w:p w14:paraId="2C5DF158" w14:textId="77777777" w:rsidR="00077796" w:rsidRDefault="00FF017B">
      <w:pPr>
        <w:pStyle w:val="ListParagraph"/>
        <w:numPr>
          <w:ilvl w:val="0"/>
          <w:numId w:val="4"/>
        </w:numPr>
        <w:spacing w:after="80"/>
        <w:ind w:left="720"/>
      </w:pPr>
      <w:r>
        <w:t>Termination and Restoration</w:t>
      </w:r>
    </w:p>
    <w:p w14:paraId="2B009503" w14:textId="77777777" w:rsidR="00077796" w:rsidRDefault="00FF017B">
      <w:pPr>
        <w:pStyle w:val="Heading2"/>
      </w:pPr>
      <w:bookmarkStart w:id="20" w:name="_Toc240358291"/>
      <w:r>
        <w:rPr>
          <w:b w:val="0"/>
        </w:rPr>
        <w:lastRenderedPageBreak/>
        <w:t>Project Description</w:t>
      </w:r>
      <w:bookmarkEnd w:id="20"/>
    </w:p>
    <w:p w14:paraId="506157F9" w14:textId="2E366DEF" w:rsidR="00077796" w:rsidRDefault="00FF017B">
      <w:pPr>
        <w:pStyle w:val="BodyText"/>
        <w:spacing w:after="160"/>
      </w:pPr>
      <w:r>
        <w:t xml:space="preserve">The Project consists of four federal-land corner crossings located at shared section corners between privately held CHIP parcels northeast of Hazen, Churchill County, Nevada (Figure 1). </w:t>
      </w:r>
      <w:r>
        <w:rPr>
          <w:rFonts w:ascii="Times New Roman" w:hAnsi="Times New Roman" w:cs="Times New Roman"/>
        </w:rPr>
        <w:t xml:space="preserve">Three crossings are configured as butterflies, or bowties, comprising two triangular wings that meet at the section corner, and Corner Crossing 2 comprises a single wing</w:t>
      </w:r>
      <w:r>
        <w:t xml:space="preserve"> (Figure 2), so that the two diagonally adjacent private parcels can be connected by a continuous corridor across the intervening Reclamation-administered land. The four crossings comprise </w:t>
      </w:r>
      <w:r>
        <w:rPr>
          <w:rFonts w:ascii="Times New Roman" w:hAnsi="Times New Roman" w:cs="Times New Roman"/>
        </w:rPr>
        <w:t xml:space="preserve">seven</w:t>
      </w:r>
      <w:r>
        <w:t xml:space="preserve"> wings and occupy approximately </w:t>
      </w:r>
      <w:commentRangeStart w:id="2"/>
      <w:del w:id="90014" w:author="Permitting Desk" w:date="2026-09-25T09:00:00Z">
        <w:r>
          <w:rPr>
            <w:rFonts w:ascii="Times New Roman" w:hAnsi="Times New Roman" w:cs="Times New Roman"/>
          </w:rPr>
          <w:delText xml:space="preserve">3.57</w:delText>
        </w:r>
      </w:del>
      <w:ins w:id="90015" w:author="Permitting Desk" w:date="2026-09-25T09:00:00Z">
        <w:r>
          <w:rPr>
            <w:rFonts w:ascii="Times New Roman" w:hAnsi="Times New Roman" w:cs="Times New Roman"/>
          </w:rPr>
          <w:t xml:space="preserve">1.6</w:t>
        </w:r>
      </w:ins>
      <w:r>
        <w:rPr>
          <w:rFonts w:ascii="Times New Roman" w:hAnsi="Times New Roman" w:cs="Times New Roman"/>
        </w:rPr>
        <w:t xml:space="preserve"> acres</w:t>
      </w:r>
      <w:r>
        <w:t xml:space="preserve"> in </w:t>
      </w:r>
      <w:del w:id="90016" w:author="Permitting Desk" w:date="2026-09-25T09:00:00Z">
        <w:r>
          <w:delText xml:space="preserve">total,</w:delText>
        </w:r>
      </w:del>
      <w:ins w:id="90017" w:author="Permitting Desk" w:date="2026-09-25T09:00:00Z">
        <w:r>
          <w:t xml:space="preserve">total at the current 200-foot design standard (Section 3),</w:t>
        </w:r>
      </w:ins>
      <w:r>
        <w:t xml:space="preserve"> on land administered by Reclamation as part of the Newlands Project.</w:t>
      </w:r>
      <w:ins w:id="90018" w:author="Permitting Desk" w:date="2026-09-25T09:00:00Z">
        <w:r>
          <w:t xml:space="preserve"> The Project also includes an access road segment of approximately 2,750 feet on Reclamation-administered land that improves an existing gravel road on the Hart Lane alignment, described below.</w:t>
        </w:r>
      </w:ins>
      <w:commentRangeEnd w:id="2"/>
      <w:r>
        <w:rPr>
          <w:rStyle w:val="CommentReference"/>
        </w:rPr>
        <w:commentReference w:id="2"/>
      </w:r>
      <w:r>
        <w:t xml:space="preserve"> The northeast crossing (Corner Crossing 2) </w:t>
      </w:r>
      <w:r>
        <w:rPr>
          <w:rFonts w:ascii="Times New Roman" w:hAnsi="Times New Roman" w:cs="Times New Roman"/>
        </w:rPr>
        <w:t xml:space="preserve">has been</w:t>
      </w:r>
      <w:r>
        <w:t xml:space="preserve"> reconfigured to place its entire footprint within Lot 1 of Sec. 2, T.19N., R.26E., on land remaining under Reclamation administration, as reflected in Tables 1 and </w:t>
      </w:r>
      <w:r>
        <w:rPr>
          <w:rFonts w:ascii="Times New Roman" w:hAnsi="Times New Roman" w:cs="Times New Roman"/>
        </w:rPr>
        <w:t xml:space="preserve">2</w:t>
      </w:r>
      <w:r>
        <w:t xml:space="preserve">.</w:t>
      </w:r>
    </w:p>
    <w:p w14:paraId="4178DB07" w14:textId="108D0A45" w:rsidR="00077796" w:rsidRDefault="0B33BD35">
      <w:pPr>
        <w:pStyle w:val="BodyText"/>
        <w:spacing w:after="160"/>
      </w:pPr>
      <w:r>
        <w:t xml:space="preserve">The corner crossings are proposed to carry access roads, medium-voltage collector </w:t>
      </w:r>
      <w:commentRangeStart w:id="3"/>
      <w:del w:id="90019" w:author="Permitting Desk" w:date="2026-09-25T09:00:00Z">
        <w:r>
          <w:delText xml:space="preserve">lines,</w:delText>
        </w:r>
      </w:del>
      <w:ins w:id="90020" w:author="Permitting Desk" w:date="2026-09-25T09:00:00Z">
        <w:r>
          <w:t xml:space="preserve">lines (anticipated to operate at 34.5 kV),</w:t>
        </w:r>
      </w:ins>
      <w:r>
        <w:t xml:space="preserve"> water and wastewater lines, and communications (fiber-optic and telecommunications) lines. No natural gas pipeline or lateral is included in the requested authorization; any future gas facility would be addressed through an amendment or a separate application. The final facility mix with corridor widths, alignments within each crossing, and construction methods will be determined through engineering, land-access evaluation, and coordination with Reclamation and the Truckee-Carson Irrigation District (TCID). Roads within the crossings would not be gated, and Reclamation and TCID operational access would remain unrestricted.</w:t>
      </w:r>
      <w:del w:id="90021" w:author="Permitting Desk" w:date="2026-09-25T09:00:00Z">
        <w:r>
          <w:delText xml:space="preserve"> The CHIP development served by these facilities is anticipated to exceed the Qualifying Project thresholds of Executive Order 14318, Accelerating Federal Permitting of Data Center Infrastructure, with total capital investment expected to exceed $500 million and anticipated new electric load expected to exceed 100 megawatts, as discussed in Sections 2 and 6.5.</w:delText>
        </w:r>
      </w:del>
      <w:commentRangeEnd w:id="3"/>
      <w:r>
        <w:rPr>
          <w:rStyle w:val="CommentReference"/>
        </w:rPr>
        <w:commentReference w:id="3"/>
      </w:r>
    </w:p>
    <w:p w14:paraId="02C885D8" w14:textId="39BDBCD1" w:rsidR="00077796" w:rsidRDefault="0B33BD35" w:rsidP="345F98D0">
      <w:pPr>
        <w:pStyle w:val="BodyText"/>
        <w:spacing w:after="160"/>
      </w:pPr>
      <w:r>
        <w:t>The federal land surrounding CHIP is held in a checkerboard pattern in which the even-numbered sections are administered by Reclamation, and the odd-numbered sections are privately held. Because diagonally adjacent private parcels meet only at a point, an affirmative federal authorization is required to construct and occupy roads and utilities across the intervening federal land. A common-law corner-crossing access theory does not authorize construction or occupancy of improvements on Reclamation-administered land.</w:t>
      </w:r>
    </w:p>
    <w:p w14:paraId="61C350E3" w14:textId="310740BA" w:rsidR="00077796" w:rsidRDefault="0B33BD35">
      <w:pPr>
        <w:pStyle w:val="BodyText"/>
        <w:spacing w:after="160"/>
      </w:pPr>
      <w:r>
        <w:t xml:space="preserve">A permanent use authorization is requested for the corner </w:t>
      </w:r>
      <w:commentRangeStart w:id="4"/>
      <w:del w:id="90022" w:author="Permitting Desk" w:date="2026-09-25T09:00:00Z">
        <w:r>
          <w:delText xml:space="preserve">crossings.</w:delText>
        </w:r>
      </w:del>
      <w:ins w:id="90023" w:author="Permitting Desk" w:date="2026-09-25T09:00:00Z">
        <w:r>
          <w:t xml:space="preserve">crossings and the access road segment.</w:t>
        </w:r>
      </w:ins>
      <w:commentRangeEnd w:id="4"/>
      <w:r>
        <w:rPr>
          <w:rStyle w:val="CommentReference"/>
        </w:rPr>
        <w:commentReference w:id="4"/>
      </w:r>
      <w:r>
        <w:t xml:space="preserve"> A Short-Term Right-of-Way (STROW), temporary permit, or other temporary consent document is also requested for temporary work areas, construction access, staging areas, survey and geotechnical entry, and other short-term disturbance areas located outside the proposed permanent authorization boundary. </w:t>
      </w:r>
      <w:r>
        <w:rPr>
          <w:highlight w:val="yellow"/>
        </w:rPr>
        <w:t xml:space="preserve">[INSERT: total permanent and temporary acreage requested once corridor widths and work areas are laid out.]</w:t>
      </w:r>
    </w:p>
    <w:p w14:paraId="2FBDF98C" w14:textId="77777777" w:rsidR="00AA023B" w:rsidRDefault="00957F15">
      <w:pPr>
        <w:pStyle w:val="BodyText"/>
        <w:spacing w:after="160"/>
        <w:rPr/>
      </w:pPr>
      <w:commentRangeStart w:id="5"/>
      <w:del w:id="90024" w:author="Permitting Desk" w:date="2026-09-25T09:00:00Z">
        <w:r>
          <w:delText xml:space="preserve">Transmission</w:delText>
        </w:r>
      </w:del>
      <w:ins w:id="90025" w:author="Permitting Desk" w:date="2026-09-25T09:00:00Z">
        <w:r>
          <w:t xml:space="preserve">Hart</w:t>
        </w:r>
      </w:ins>
      <w:r>
        <w:t xml:space="preserve"> </w:t>
      </w:r>
      <w:del w:id="90026" w:author="Permitting Desk" w:date="2026-09-25T09:00:00Z">
        <w:r>
          <w:delText xml:space="preserve">corridor.</w:delText>
        </w:r>
      </w:del>
      <w:ins w:id="90027" w:author="Permitting Desk" w:date="2026-09-25T09:00:00Z">
        <w:r>
          <w:t xml:space="preserve">Lane</w:t>
        </w:r>
      </w:ins>
      <w:r>
        <w:t xml:space="preserve"> </w:t>
      </w:r>
      <w:del w:id="90028" w:author="Permitting Desk" w:date="2026-09-25T09:00:00Z">
        <w:r>
          <w:delText xml:space="preserve">In</w:delText>
        </w:r>
      </w:del>
      <w:ins w:id="90029" w:author="Permitting Desk" w:date="2026-09-25T09:00:00Z">
        <w:r>
          <w:t xml:space="preserve">access</w:t>
        </w:r>
      </w:ins>
      <w:r>
        <w:t xml:space="preserve"> </w:t>
      </w:r>
      <w:del w:id="90030" w:author="Permitting Desk" w:date="2026-09-25T09:00:00Z">
        <w:r>
          <w:delText xml:space="preserve">addition</w:delText>
        </w:r>
      </w:del>
      <w:ins w:id="90031" w:author="Permitting Desk" w:date="2026-09-25T09:00:00Z">
        <w:r>
          <w:t xml:space="preserve">road segment. The Project includes an access road segment of approximately 2,750 feet on Reclamation-administered land, continuing the Hart Lane alignment from its current end</w:t>
        </w:r>
      </w:ins>
      <w:r>
        <w:t xml:space="preserve"> to the </w:t>
      </w:r>
      <w:del w:id="90032" w:author="Permitting Desk" w:date="2026-09-25T09:00:00Z">
        <w:r>
          <w:delText xml:space="preserve">corner</w:delText>
        </w:r>
      </w:del>
      <w:ins w:id="90033" w:author="Permitting Desk" w:date="2026-09-25T09:00:00Z">
        <w:r>
          <w:t xml:space="preserve">western</w:t>
        </w:r>
      </w:ins>
      <w:r>
        <w:t xml:space="preserve"> </w:t>
      </w:r>
      <w:del w:id="90034" w:author="Permitting Desk" w:date="2026-09-25T09:00:00Z">
        <w:r>
          <w:delText xml:space="preserve">crossings, the Project is anticipated to include a transmission corridor connecting a planned switching station north</w:delText>
        </w:r>
      </w:del>
      <w:ins w:id="90035" w:author="Permitting Desk" w:date="2026-09-25T09:00:00Z">
        <w:r>
          <w:t xml:space="preserve">boundary</w:t>
        </w:r>
      </w:ins>
      <w:r>
        <w:t xml:space="preserve"> of the CHIP </w:t>
      </w:r>
      <w:del w:id="90036" w:author="Permitting Desk" w:date="2026-09-25T09:00:00Z">
        <w:r>
          <w:delText xml:space="preserve">parcels to on-site load substations within the development, comprising three segments approximately 400 feet in width.</w:delText>
        </w:r>
      </w:del>
      <w:ins w:id="90037" w:author="Permitting Desk" w:date="2026-09-25T09:00:00Z">
        <w:r>
          <w:t xml:space="preserve">parcels.</w:t>
        </w:r>
      </w:ins>
      <w:r>
        <w:t xml:space="preserve"> The </w:t>
      </w:r>
      <w:del w:id="90038" w:author="Permitting Desk" w:date="2026-09-25T09:00:00Z">
        <w:r>
          <w:delText xml:space="preserve">lines</w:delText>
        </w:r>
      </w:del>
      <w:ins w:id="90039" w:author="Permitting Desk" w:date="2026-09-25T09:00:00Z">
        <w:r>
          <w:t xml:space="preserve">segment</w:t>
        </w:r>
      </w:ins>
      <w:r>
        <w:t xml:space="preserve"> </w:t>
      </w:r>
      <w:del w:id="90040" w:author="Permitting Desk" w:date="2026-09-25T09:00:00Z">
        <w:r>
          <w:delText xml:space="preserve">within</w:delText>
        </w:r>
      </w:del>
      <w:ins w:id="90041" w:author="Permitting Desk" w:date="2026-09-25T09:00:00Z">
        <w:r>
          <w:t xml:space="preserve">follows</w:t>
        </w:r>
      </w:ins>
      <w:r>
        <w:t xml:space="preserve"> </w:t>
      </w:r>
      <w:del w:id="90042" w:author="Permitting Desk" w:date="2026-09-25T09:00:00Z">
        <w:r>
          <w:delText xml:space="preserve">the</w:delText>
        </w:r>
      </w:del>
      <w:ins w:id="90043" w:author="Permitting Desk" w:date="2026-09-25T09:00:00Z">
        <w:r>
          <w:t xml:space="preserve">an</w:t>
        </w:r>
      </w:ins>
      <w:r>
        <w:t xml:space="preserve"> </w:t>
      </w:r>
      <w:del w:id="90044" w:author="Permitting Desk" w:date="2026-09-25T09:00:00Z">
        <w:r>
          <w:delText xml:space="preserve">corridor</w:delText>
        </w:r>
      </w:del>
      <w:ins w:id="90045" w:author="Permitting Desk" w:date="2026-09-25T09:00:00Z">
        <w:r>
          <w:t xml:space="preserve">existing</w:t>
        </w:r>
      </w:ins>
      <w:r>
        <w:t xml:space="preserve"> </w:t>
      </w:r>
      <w:del w:id="90046" w:author="Permitting Desk" w:date="2026-09-25T09:00:00Z">
        <w:r>
          <w:delText xml:space="preserve">are</w:delText>
        </w:r>
      </w:del>
      <w:ins w:id="90047" w:author="Permitting Desk" w:date="2026-09-25T09:00:00Z">
        <w:r>
          <w:t xml:space="preserve">two-lane</w:t>
        </w:r>
      </w:ins>
      <w:r>
        <w:t xml:space="preserve"> </w:t>
      </w:r>
      <w:del w:id="90048" w:author="Permitting Desk" w:date="2026-09-25T09:00:00Z">
        <w:r>
          <w:delText xml:space="preserve">anticipated</w:delText>
        </w:r>
      </w:del>
      <w:ins w:id="90049" w:author="Permitting Desk" w:date="2026-09-25T09:00:00Z">
        <w:r>
          <w:t xml:space="preserve">gravel</w:t>
        </w:r>
      </w:ins>
      <w:r>
        <w:t xml:space="preserve"> </w:t>
      </w:r>
      <w:del w:id="90050" w:author="Permitting Desk" w:date="2026-09-25T09:00:00Z">
        <w:r>
          <w:delText xml:space="preserve">to</w:delText>
        </w:r>
      </w:del>
      <w:ins w:id="90051" w:author="Permitting Desk" w:date="2026-09-25T09:00:00Z">
        <w:r>
          <w:t xml:space="preserve">road</w:t>
        </w:r>
      </w:ins>
      <w:r>
        <w:t xml:space="preserve"> </w:t>
      </w:r>
      <w:del w:id="90052" w:author="Permitting Desk" w:date="2026-09-25T09:00:00Z">
        <w:r>
          <w:delText xml:space="preserve">operate at </w:delText>
        </w:r>
        <w:r>
          <w:rPr>
            <w:highlight w:val="yellow"/>
          </w:rPr>
          <w:delText xml:space="preserve">[INSERT: confirm operating voltage; anticipated to be 34.5 kV]</w:delText>
        </w:r>
        <w:r>
          <w:delText xml:space="preserve">. The corridor</w:delText>
        </w:r>
      </w:del>
      <w:ins w:id="90053" w:author="Permitting Desk" w:date="2026-09-25T09:00:00Z">
        <w:r>
          <w:t xml:space="preserve">that</w:t>
        </w:r>
      </w:ins>
      <w:r>
        <w:t xml:space="preserve"> has been </w:t>
      </w:r>
      <w:del w:id="90054" w:author="Permitting Desk" w:date="2026-09-25T09:00:00Z">
        <w:r>
          <w:delText xml:space="preserve">mapped</w:delText>
        </w:r>
      </w:del>
      <w:ins w:id="90055" w:author="Permitting Desk" w:date="2026-09-25T09:00:00Z">
        <w:r>
          <w:t xml:space="preserve">in</w:t>
        </w:r>
      </w:ins>
      <w:r>
        <w:t xml:space="preserve"> </w:t>
      </w:r>
      <w:del w:id="90056" w:author="Permitting Desk" w:date="2026-09-25T09:00:00Z">
        <w:r>
          <w:delText xml:space="preserve">in</w:delText>
        </w:r>
      </w:del>
      <w:ins w:id="90057" w:author="Permitting Desk" w:date="2026-09-25T09:00:00Z">
        <w:r>
          <w:t xml:space="preserve">use for many years. The proposed improvement would pave and improve</w:t>
        </w:r>
      </w:ins>
      <w:r>
        <w:t xml:space="preserve"> the </w:t>
      </w:r>
      <w:del w:id="90058" w:author="Permitting Desk" w:date="2026-09-25T09:00:00Z">
        <w:r>
          <w:delText xml:space="preserve">project</w:delText>
        </w:r>
      </w:del>
      <w:ins w:id="90059" w:author="Permitting Desk" w:date="2026-09-25T09:00:00Z">
        <w:r>
          <w:t xml:space="preserve">existing</w:t>
        </w:r>
      </w:ins>
      <w:r>
        <w:t xml:space="preserve"> </w:t>
      </w:r>
      <w:del w:id="90060" w:author="Permitting Desk" w:date="2026-09-25T09:00:00Z">
        <w:r>
          <w:delText xml:space="preserve">GIS</w:delText>
        </w:r>
      </w:del>
      <w:ins w:id="90061" w:author="Permitting Desk" w:date="2026-09-25T09:00:00Z">
        <w:r>
          <w:t xml:space="preserve">alignment</w:t>
        </w:r>
      </w:ins>
      <w:r>
        <w:t xml:space="preserve"> </w:t>
      </w:r>
      <w:del w:id="90062" w:author="Permitting Desk" w:date="2026-09-25T09:00:00Z">
        <w:r>
          <w:delText xml:space="preserve">as</w:delText>
        </w:r>
      </w:del>
      <w:ins w:id="90063" w:author="Permitting Desk" w:date="2026-09-25T09:00:00Z">
        <w:r>
          <w:t xml:space="preserve">within</w:t>
        </w:r>
      </w:ins>
      <w:r>
        <w:t xml:space="preserve"> a </w:t>
      </w:r>
      <w:del w:id="90064" w:author="Permitting Desk" w:date="2026-09-25T09:00:00Z">
        <w:r>
          <w:delText xml:space="preserve">transmission</w:delText>
        </w:r>
      </w:del>
      <w:ins w:id="90065" w:author="Permitting Desk" w:date="2026-09-25T09:00:00Z">
        <w:r>
          <w:t xml:space="preserve">road</w:t>
        </w:r>
      </w:ins>
      <w:r>
        <w:t xml:space="preserve"> </w:t>
      </w:r>
      <w:del w:id="90066" w:author="Permitting Desk" w:date="2026-09-25T09:00:00Z">
        <w:r>
          <w:delText xml:space="preserve">easement</w:delText>
        </w:r>
      </w:del>
      <w:ins w:id="90067" w:author="Permitting Desk" w:date="2026-09-25T09:00:00Z">
        <w:r>
          <w:t xml:space="preserve">corridor</w:t>
        </w:r>
      </w:ins>
      <w:r>
        <w:t xml:space="preserve"> </w:t>
      </w:r>
      <w:del w:id="90068" w:author="Permitting Desk" w:date="2026-09-25T09:00:00Z">
        <w:r>
          <w:delText xml:space="preserve">extending</w:delText>
        </w:r>
      </w:del>
      <w:ins w:id="90069" w:author="Permitting Desk" w:date="2026-09-25T09:00:00Z">
        <w:r>
          <w:t xml:space="preserve">of</w:t>
        </w:r>
      </w:ins>
      <w:r>
        <w:t xml:space="preserve"> </w:t>
      </w:r>
      <w:del w:id="90070" w:author="Permitting Desk" w:date="2026-09-25T09:00:00Z">
        <w:r>
          <w:delText xml:space="preserve">from</w:delText>
        </w:r>
      </w:del>
      <w:ins w:id="90071" w:author="Permitting Desk" w:date="2026-09-25T09:00:00Z">
        <w:r>
          <w:t xml:space="preserve">[INSERT: road right-of-way width] feet, so that most of</w:t>
        </w:r>
      </w:ins>
      <w:r>
        <w:t xml:space="preserve"> the </w:t>
      </w:r>
      <w:del w:id="90072" w:author="Permitting Desk" w:date="2026-09-25T09:00:00Z">
        <w:r>
          <w:delText xml:space="preserve">switching</w:delText>
        </w:r>
      </w:del>
      <w:ins w:id="90073" w:author="Permitting Desk" w:date="2026-09-25T09:00:00Z">
        <w:r>
          <w:t xml:space="preserve">associated</w:t>
        </w:r>
      </w:ins>
      <w:r>
        <w:t xml:space="preserve"> </w:t>
      </w:r>
      <w:del w:id="90074" w:author="Permitting Desk" w:date="2026-09-25T09:00:00Z">
        <w:r>
          <w:delText xml:space="preserve">station</w:delText>
        </w:r>
      </w:del>
      <w:ins w:id="90075" w:author="Permitting Desk" w:date="2026-09-25T09:00:00Z">
        <w:r>
          <w:t xml:space="preserve">ground disturbance would occur on previously disturbed land. At the CHIP property line the road would continue on private land around the perimeter of the development and would not occupy additional Reclamation-administered land. Construction use of the existing gravel road prior to its improvement is also requested under this authorization,</w:t>
        </w:r>
      </w:ins>
      <w:r>
        <w:t xml:space="preserve"> to the </w:t>
      </w:r>
      <w:del w:id="90076" w:author="Permitting Desk" w:date="2026-09-25T09:00:00Z">
        <w:r>
          <w:delText xml:space="preserve">on-site</w:delText>
        </w:r>
      </w:del>
      <w:ins w:id="90077" w:author="Permitting Desk" w:date="2026-09-25T09:00:00Z">
        <w:r>
          <w:t xml:space="preserve">extent</w:t>
        </w:r>
      </w:ins>
      <w:r>
        <w:t xml:space="preserve"> </w:t>
      </w:r>
      <w:del w:id="90078" w:author="Permitting Desk" w:date="2026-09-25T09:00:00Z">
        <w:r>
          <w:delText xml:space="preserve">substation</w:delText>
        </w:r>
      </w:del>
      <w:ins w:id="90079" w:author="Permitting Desk" w:date="2026-09-25T09:00:00Z">
        <w:r>
          <w:t xml:space="preserve">it</w:t>
        </w:r>
      </w:ins>
      <w:r>
        <w:t xml:space="preserve"> </w:t>
      </w:r>
      <w:del w:id="90080" w:author="Permitting Desk" w:date="2026-09-25T09:00:00Z">
        <w:r>
          <w:delText xml:space="preserve">(Figure</w:delText>
        </w:r>
      </w:del>
      <w:ins w:id="90081" w:author="Permitting Desk" w:date="2026-09-25T09:00:00Z">
        <w:r>
          <w:t xml:space="preserve">is</w:t>
        </w:r>
      </w:ins>
      <w:r>
        <w:t xml:space="preserve"> </w:t>
      </w:r>
      <w:del w:id="90082" w:author="Permitting Desk" w:date="2026-09-25T09:00:00Z">
        <w:r>
          <w:delText xml:space="preserve">2),</w:delText>
        </w:r>
      </w:del>
      <w:ins w:id="90083" w:author="Permitting Desk" w:date="2026-09-25T09:00:00Z">
        <w:r>
          <w:t xml:space="preserve">not already covered by an existing public right-of-way. [INSERT: legal description, acreage on Reclamation-administered land,</w:t>
        </w:r>
      </w:ins>
      <w:r>
        <w:t xml:space="preserve"> and the </w:t>
      </w:r>
      <w:del w:id="90084" w:author="Permitting Desk" w:date="2026-09-25T09:00:00Z">
        <w:r>
          <w:delText xml:space="preserve">easement</w:delText>
        </w:r>
      </w:del>
      <w:ins w:id="90085" w:author="Permitting Desk" w:date="2026-09-25T09:00:00Z">
        <w:r>
          <w:t xml:space="preserve">legal</w:t>
        </w:r>
      </w:ins>
      <w:r>
        <w:t xml:space="preserve"> </w:t>
      </w:r>
      <w:del w:id="90086" w:author="Permitting Desk" w:date="2026-09-25T09:00:00Z">
        <w:r>
          <w:delText xml:space="preserve">area on Reclamation-administered land comprises approximately 90.07 acres within Lot 4, SW¼NW¼, and NW¼SW¼</w:delText>
        </w:r>
      </w:del>
      <w:ins w:id="90087" w:author="Permitting Desk" w:date="2026-09-25T09:00:00Z">
        <w:r>
          <w:t xml:space="preserve">status</w:t>
        </w:r>
      </w:ins>
      <w:r>
        <w:t xml:space="preserve"> of </w:t>
      </w:r>
      <w:del w:id="90088" w:author="Permitting Desk" w:date="2026-09-25T09:00:00Z">
        <w:r>
          <w:delText xml:space="preserve">Sec.</w:delText>
        </w:r>
      </w:del>
      <w:ins w:id="90089" w:author="Permitting Desk" w:date="2026-09-25T09:00:00Z">
        <w:r>
          <w:t xml:space="preserve">the</w:t>
        </w:r>
      </w:ins>
      <w:r>
        <w:t xml:space="preserve"> </w:t>
      </w:r>
      <w:del w:id="90090" w:author="Permitting Desk" w:date="2026-09-25T09:00:00Z">
        <w:r>
          <w:delText xml:space="preserve">2,</w:delText>
        </w:r>
      </w:del>
      <w:ins w:id="90091" w:author="Permitting Desk" w:date="2026-09-25T09:00:00Z">
        <w:r>
          <w:t xml:space="preserve">existing</w:t>
        </w:r>
      </w:ins>
      <w:r>
        <w:t xml:space="preserve"> </w:t>
      </w:r>
      <w:del w:id="90092" w:author="Permitting Desk" w:date="2026-09-25T09:00:00Z">
        <w:r>
          <w:delText xml:space="preserve">T.19N.,</w:delText>
        </w:r>
      </w:del>
      <w:ins w:id="90093" w:author="Permitting Desk" w:date="2026-09-25T09:00:00Z">
        <w:r>
          <w:t xml:space="preserve">gravel</w:t>
        </w:r>
      </w:ins>
      <w:r>
        <w:t xml:space="preserve"> </w:t>
      </w:r>
      <w:del w:id="90094" w:author="Permitting Desk" w:date="2026-09-25T09:00:00Z">
        <w:r>
          <w:delText xml:space="preserve">R.26E., as shown in Table 1.</w:delText>
        </w:r>
      </w:del>
      <w:ins w:id="90095" w:author="Permitting Desk" w:date="2026-09-25T09:00:00Z">
        <w:r>
          <w:t xml:space="preserve">road].</w:t>
        </w:r>
      </w:ins>
      <w:commentRangeEnd w:id="5"/>
      <w:r>
        <w:rPr>
          <w:rStyle w:val="CommentReference"/>
        </w:rPr>
        <w:commentReference w:id="5"/>
      </w:r>
    </w:p>
    <w:p w14:paraId="1D02EEC2" w14:textId="77777777" w:rsidR="00077796" w:rsidRDefault="00FF017B">
      <w:pPr>
        <w:pStyle w:val="BodyText"/>
        <w:spacing w:after="160"/>
      </w:pPr>
      <w:r>
        <w:t xml:space="preserve">The Project is being developed to provide internal access and utility connectivity for the proposed CHIP development and associated geothermal, battery-storage, solar, and natural gas facilities on private lands. The </w:t>
      </w:r>
      <w:commentRangeStart w:id="6"/>
      <w:ins w:id="90096" w:author="Permitting Desk" w:date="2026-09-25T09:00:00Z">
        <w:r>
          <w:t xml:space="preserve">crossings and the access road segment serve the CHIP industrial park as a whole, including its internal roads, water, wastewater, communications, and on-site power distribution from generation and storage facilities within the park, and do not depend on any off-site transmission facility. The </w:t>
        </w:r>
      </w:ins>
      <w:r>
        <w:t xml:space="preserve">industrial, </w:t>
      </w:r>
      <w:del w:id="90097" w:author="Permitting Desk" w:date="2026-09-25T09:00:00Z">
        <w:r>
          <w:delText xml:space="preserve">data center,</w:delText>
        </w:r>
      </w:del>
      <w:ins w:id="90098" w:author="Permitting Desk" w:date="2026-09-25T09:00:00Z">
        <w:r>
          <w:t xml:space="preserve">commercial,</w:t>
        </w:r>
      </w:ins>
      <w:r>
        <w:t xml:space="preserve"> generation, and storage facilities located on private land are </w:t>
      </w:r>
      <w:del w:id="90099" w:author="Permitting Desk" w:date="2026-09-25T09:00:00Z">
        <w:r>
          <w:delText xml:space="preserve">not</w:delText>
        </w:r>
      </w:del>
      <w:ins w:id="90100" w:author="Permitting Desk" w:date="2026-09-25T09:00:00Z">
        <w:r>
          <w:t xml:space="preserve">separately</w:t>
        </w:r>
      </w:ins>
      <w:r>
        <w:t xml:space="preserve"> </w:t>
      </w:r>
      <w:del w:id="90101" w:author="Permitting Desk" w:date="2026-09-25T09:00:00Z">
        <w:r>
          <w:delText xml:space="preserve">proposed</w:delText>
        </w:r>
      </w:del>
      <w:ins w:id="90102" w:author="Permitting Desk" w:date="2026-09-25T09:00:00Z">
        <w:r>
          <w:t xml:space="preserve">proposed,</w:t>
        </w:r>
      </w:ins>
      <w:r>
        <w:t xml:space="preserve"> </w:t>
      </w:r>
      <w:del w:id="90103" w:author="Permitting Desk" w:date="2026-09-25T09:00:00Z">
        <w:r>
          <w:delText xml:space="preserve">as</w:delText>
        </w:r>
      </w:del>
      <w:ins w:id="90104" w:author="Permitting Desk" w:date="2026-09-25T09:00:00Z">
        <w:r>
          <w:t xml:space="preserve">are</w:t>
        </w:r>
      </w:ins>
      <w:r>
        <w:t xml:space="preserve"> </w:t>
      </w:r>
      <w:del w:id="90105" w:author="Permitting Desk" w:date="2026-09-25T09:00:00Z">
        <w:r>
          <w:delText xml:space="preserve">components</w:delText>
        </w:r>
      </w:del>
      <w:ins w:id="90106" w:author="Permitting Desk" w:date="2026-09-25T09:00:00Z">
        <w:r>
          <w:t xml:space="preserve">outside</w:t>
        </w:r>
      </w:ins>
      <w:r>
        <w:t xml:space="preserve"> </w:t>
      </w:r>
      <w:del w:id="90107" w:author="Permitting Desk" w:date="2026-09-25T09:00:00Z">
        <w:r>
          <w:delText xml:space="preserve">of</w:delText>
        </w:r>
      </w:del>
      <w:ins w:id="90108" w:author="Permitting Desk" w:date="2026-09-25T09:00:00Z">
        <w:r>
          <w:t xml:space="preserve">Reclamation's</w:t>
        </w:r>
      </w:ins>
      <w:r>
        <w:t xml:space="preserve"> </w:t>
      </w:r>
      <w:del w:id="90109" w:author="Permitting Desk" w:date="2026-09-25T09:00:00Z">
        <w:r>
          <w:delText xml:space="preserve">this</w:delText>
        </w:r>
      </w:del>
      <w:ins w:id="90110" w:author="Permitting Desk" w:date="2026-09-25T09:00:00Z">
        <w:r>
          <w:t xml:space="preserve">authority</w:t>
        </w:r>
      </w:ins>
      <w:r>
        <w:t xml:space="preserve"> </w:t>
      </w:r>
      <w:del w:id="90111" w:author="Permitting Desk" w:date="2026-09-25T09:00:00Z">
        <w:r>
          <w:delText xml:space="preserve">PPOD</w:delText>
        </w:r>
      </w:del>
      <w:ins w:id="90112" w:author="Permitting Desk" w:date="2026-09-25T09:00:00Z">
        <w:r>
          <w:t xml:space="preserve">to approve,</w:t>
        </w:r>
      </w:ins>
      <w:r>
        <w:t xml:space="preserve"> and are not the subject of the requested federal </w:t>
      </w:r>
      <w:del w:id="90113" w:author="Permitting Desk" w:date="2026-09-25T09:00:00Z">
        <w:r>
          <w:delText xml:space="preserve">authorization.</w:delText>
        </w:r>
      </w:del>
      <w:ins w:id="90114" w:author="Permitting Desk" w:date="2026-09-25T09:00:00Z">
        <w:r>
          <w:t xml:space="preserve">authorization; any federal permits those facilities require would be subject to their own review.</w:t>
        </w:r>
      </w:ins>
      <w:commentRangeEnd w:id="6"/>
      <w:r>
        <w:rPr>
          <w:rStyle w:val="CommentReference"/>
        </w:rPr>
        <w:commentReference w:id="6"/>
      </w:r>
    </w:p>
    <w:p w14:paraId="148E4E3D" w14:textId="5AA8DCEF" w:rsidR="00077796" w:rsidRDefault="0B33BD35">
      <w:pPr>
        <w:pStyle w:val="BodyText"/>
        <w:spacing w:after="160"/>
        <w:rPr>
          <w:del w:id="90116" w:author="Permitting Desk" w:date="2026-09-25T09:00:00Z"/>
        </w:rPr>
      </w:pPr>
      <w:commentRangeStart w:id="7"/>
      <w:del w:id="90115" w:author="Permitting Desk" w:date="2026-09-25T09:00:00Z">
        <w:r>
          <w:delText xml:space="preserve">Related federal application. Separately from this application, the Applicant proposes an overhead transmission line serving CHIP; the associated substations would be located on private land. The transmission line would extend approximately 11 miles between the planned substation sites and the CHIP development, crossing approximately 3.8 miles of BLM-administered land, approximately 1.9 miles of Reclamation-administered land, and approximately 5.3 miles of private land, and spanning the Hazen Drain. The operating voltage, anticipated load, interconnecting facility, and point of interconnection for those facilities have not been established. Those facilities are described in full in the CHIP Transmission Infrastructure Development Project PPOD and are summarized here for completeness of context. The transmission project is the subject of its own federal application and environmental review. The private-land facilities described above are separate projects that require no federal construction approval and are not dependent on the authorization requested here. </w:delText>
        </w:r>
      </w:del>
      <w:commentRangeEnd w:id="7"/>
      <w:r>
        <w:rPr>
          <w:rStyle w:val="CommentReference"/>
        </w:rPr>
        <w:commentReference w:id="7"/>
      </w:r>
    </w:p>
    <w:p w14:paraId="15EDB0C7" w14:textId="77777777" w:rsidR="00077796" w:rsidRDefault="00FF017B">
      <w:pPr>
        <w:pStyle w:val="BodyText"/>
        <w:spacing w:after="160"/>
      </w:pPr>
      <w:r>
        <w:t>Further refinement of the Project's design, facility siting, corridor alignments, construction access, and environmental-compliance strategy will occur during engineering, resource surveys, land-status review, and Reclamation and TCID review of the application. The results of these efforts will guide the final configuration of the Project and the authorization requested for construction, operation, and maintenance of the corner crossings.</w:t>
      </w:r>
    </w:p>
    <w:p w14:paraId="5AA378D7" w14:textId="4475045F" w:rsidR="00077796" w:rsidRDefault="0B33BD35">
      <w:pPr>
        <w:pStyle w:val="BodyText"/>
        <w:spacing w:after="160"/>
      </w:pPr>
      <w:r>
        <w:t xml:space="preserve">Tolles Development is anticipated to construct, own, operate, and maintain the Project. Following formation of a Churchill County general improvement district for CHIP (the CHIP GID), the Applicant anticipates assigning the authorization to the CHIP GID, subject to Reclamation approval, with the CHIP GID thereafter owning, operating, and maintaining the facilities within the crossings. [INSERT: confirm the applicant of record; see Section 6.4 regarding the pending conveyance of Reclamation land to Churchill County and the option of the County applying for the authorization. Updates will be incorporated into future iterations of the POD to reflect the </w:t>
      </w:r>
      <w:commentRangeStart w:id="8"/>
      <w:del w:id="90117" w:author="Permitting Desk" w:date="2026-09-25T09:00:00Z">
        <w:r>
          <w:delText xml:space="preserve">status.</w:delText>
        </w:r>
      </w:del>
      <w:ins w:id="90118" w:author="Permitting Desk" w:date="2026-09-25T09:00:00Z">
        <w:r>
          <w:t xml:space="preserve">status.]</w:t>
        </w:r>
      </w:ins>
      <w:commentRangeEnd w:id="8"/>
      <w:r>
        <w:rPr>
          <w:rStyle w:val="CommentReference"/>
        </w:rPr>
        <w:commentReference w:id="8"/>
      </w:r>
      <w:bookmarkStart w:id="89" w:name="_Int_8DBNDMQ9"/>
      <w:bookmarkEnd w:id="89"/>
    </w:p>
    <w:p w14:paraId="0E606B12" w14:textId="3016AF39" w:rsidR="00077796" w:rsidRDefault="009F4AB0" w:rsidP="006768A5">
      <w:pPr>
        <w:pStyle w:val="Caption"/>
        <w:keepNext/>
      </w:pPr>
      <w:bookmarkStart w:id="90" w:name="_Toc236728908"/>
      <w:r>
        <w:rPr>
          <w:i w:val="0"/>
          <w:noProof/>
        </w:rPr>
        <w:lastRenderedPageBreak/>
        <w:drawing>
          <wp:anchor distT="0" distB="0" distL="114300" distR="114300" simplePos="0" relativeHeight="251658240" behindDoc="0" locked="0" layoutInCell="1" allowOverlap="1" wp14:anchorId="3F620059" wp14:editId="596A8105">
            <wp:simplePos x="0" y="0"/>
            <wp:positionH relativeFrom="margin">
              <wp:align>center</wp:align>
            </wp:positionH>
            <wp:positionV relativeFrom="paragraph">
              <wp:posOffset>377825</wp:posOffset>
            </wp:positionV>
            <wp:extent cx="5943600" cy="7839710"/>
            <wp:effectExtent l="0" t="0" r="0" b="8890"/>
            <wp:wrapTopAndBottom/>
            <wp:docPr id="31331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83971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w:t>
      </w:r>
      <w:fldSimple w:instr=" SEQ Figure \* ARABIC ">
        <w:r>
          <w:rPr>
            <w:noProof/>
          </w:rPr>
          <w:t>1</w:t>
        </w:r>
      </w:fldSimple>
      <w:r>
        <w:t>. Project Location Map</w:t>
      </w:r>
      <w:bookmarkEnd w:id="90"/>
    </w:p>
    <w:p w14:paraId="070C35AA" w14:textId="513BCE5F" w:rsidR="00077796" w:rsidRDefault="00B75AA7" w:rsidP="00BF78E7">
      <w:pPr>
        <w:pStyle w:val="Caption"/>
        <w:keepNext/>
      </w:pPr>
      <w:bookmarkStart w:id="91" w:name="_Toc236728909"/>
      <w:r>
        <w:rPr>
          <w:noProof/>
        </w:rPr>
        <w:lastRenderedPageBreak/>
        <w:drawing>
          <wp:anchor distT="0" distB="0" distL="114300" distR="114300" simplePos="0" relativeHeight="251658241" behindDoc="0" locked="0" layoutInCell="1" allowOverlap="1" wp14:anchorId="3FB501D0" wp14:editId="6C57C1DE">
            <wp:simplePos x="0" y="0"/>
            <wp:positionH relativeFrom="margin">
              <wp:posOffset>0</wp:posOffset>
            </wp:positionH>
            <wp:positionV relativeFrom="paragraph">
              <wp:posOffset>447675</wp:posOffset>
            </wp:positionV>
            <wp:extent cx="5943600" cy="7691120"/>
            <wp:effectExtent l="0" t="0" r="0" b="5080"/>
            <wp:wrapTopAndBottom/>
            <wp:docPr id="1567387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87497" name="Picture 2"/>
                    <pic:cNvPicPr>
                      <a:picLocks noChangeAspect="1" noChangeArrowheads="1"/>
                    </pic:cNvPicPr>
                  </pic:nvPicPr>
                  <pic:blipFill>
                    <a:blip r:embed="rId28"/>
                    <a:stretch>
                      <a:fillRect/>
                    </a:stretch>
                  </pic:blipFill>
                  <pic:spPr bwMode="auto">
                    <a:xfrm>
                      <a:off x="0" y="0"/>
                      <a:ext cx="5943600" cy="769112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w:t>
      </w:r>
      <w:fldSimple w:instr=" SEQ Figure \* ARABIC ">
        <w:r>
          <w:rPr>
            <w:noProof/>
          </w:rPr>
          <w:t>2</w:t>
        </w:r>
      </w:fldSimple>
      <w:r>
        <w:t>. Corner Crossing Overview and Detail Map</w:t>
      </w:r>
      <w:bookmarkEnd w:id="91"/>
    </w:p>
    <w:p w14:paraId="7A735F8B" w14:textId="0970DA39" w:rsidR="00077796" w:rsidRDefault="0B33BD35" w:rsidP="345F98D0">
      <w:pPr>
        <w:pStyle w:val="Heading1"/>
        <w:pBdr>
          <w:bottom w:val="single" w:sz="4" w:space="1" w:color="595959"/>
        </w:pBdr>
        <w:rPr>
          <w:b w:val="0"/>
          <w:bCs w:val="0"/>
        </w:rPr>
      </w:pPr>
      <w:bookmarkStart w:id="101" w:name="_Toc240358292"/>
      <w:r>
        <w:rPr>
          <w:b w:val="0"/>
          <w:bCs w:val="0"/>
        </w:rPr>
        <w:t>Purpose and Need for the Facility</w:t>
      </w:r>
      <w:bookmarkEnd w:id="101"/>
    </w:p>
    <w:p w14:paraId="37255ED1" w14:textId="77777777" w:rsidR="00077796" w:rsidRDefault="00FF017B">
      <w:pPr>
        <w:pStyle w:val="BodyText"/>
        <w:spacing w:after="160"/>
      </w:pPr>
      <w:r>
        <w:t>The Project is needed to provide continuous, legally authorized surface access and utility connectivity between privately held CHIP parcels that meet only at shared section corners. Without an authorized crossing at each corner, the private parcels that make up the CHIP development cannot be connected to one another by road or by collector line without either a lengthy detour across additional federal land or the acquisition of intervening private interests that do not exist.</w:t>
      </w:r>
    </w:p>
    <w:p w14:paraId="2FB35390" w14:textId="31C7AF01" w:rsidR="00077796" w:rsidRDefault="0B33BD35" w:rsidP="345F98D0">
      <w:pPr>
        <w:pStyle w:val="BodyText"/>
        <w:spacing w:after="160"/>
      </w:pPr>
      <w:r>
        <w:t xml:space="preserve">The checkerboard land pattern surrounding CHIP places Reclamation-administered even-numbered sections between the privately held odd-numbered sections. Access roads, medium-voltage collector lines, water and wastewater lines, and communications lines are required to move between the private parcels to distribute power within the development, to provide construction and permanent operation and maintenance access, and to support emergency response. The corner crossings are the minimum federal land use required to accomplish that connection.</w:t>
      </w:r>
    </w:p>
    <w:p w14:paraId="0D999AC6" w14:textId="77777777" w:rsidR="00077796" w:rsidRDefault="00FF017B">
      <w:pPr>
        <w:pStyle w:val="BodyText"/>
        <w:spacing w:after="160"/>
      </w:pPr>
      <w:r>
        <w:t xml:space="preserve">The proposed butterfly configuration was selected because it confines the federal land use </w:t>
      </w:r>
      <w:commentRangeStart w:id="9"/>
      <w:ins w:id="90119" w:author="Permitting Desk" w:date="2026-09-25T09:00:00Z">
        <w:r>
          <w:t xml:space="preserve">at each section corner </w:t>
        </w:r>
      </w:ins>
      <w:r>
        <w:t xml:space="preserve">to a small, discrete area </w:t>
      </w:r>
      <w:del w:id="90120" w:author="Permitting Desk" w:date="2026-09-25T09:00:00Z">
        <w:r>
          <w:delText xml:space="preserve">at each section corner </w:delText>
        </w:r>
      </w:del>
      <w:r>
        <w:t xml:space="preserve">and produces a crossing</w:t>
      </w:r>
      <w:ins w:id="90121" w:author="Permitting Desk" w:date="2026-09-25T09:00:00Z">
        <w:r>
          <w:t xml:space="preserve"> of Reclamation land</w:t>
        </w:r>
      </w:ins>
      <w:r>
        <w:t xml:space="preserve"> rather than a longitudinal use of </w:t>
      </w:r>
      <w:ins w:id="90122" w:author="Permitting Desk" w:date="2026-09-25T09:00:00Z">
        <w:r>
          <w:t xml:space="preserve">it. The access road segment improves an existing road alignment rather than creating a new corridor on </w:t>
        </w:r>
      </w:ins>
      <w:r>
        <w:t xml:space="preserve">Reclamation land. </w:t>
      </w:r>
      <w:ins w:id="90123" w:author="Permitting Desk" w:date="2026-09-25T09:00:00Z">
        <w:r>
          <w:t xml:space="preserve">Consistent with </w:t>
        </w:r>
      </w:ins>
      <w:r>
        <w:t xml:space="preserve">Reclamation </w:t>
      </w:r>
      <w:del w:id="90124" w:author="Permitting Desk" w:date="2026-09-25T09:00:00Z">
        <w:r>
          <w:delText xml:space="preserve">does</w:delText>
        </w:r>
      </w:del>
      <w:ins w:id="90125" w:author="Permitting Desk" w:date="2026-09-25T09:00:00Z">
        <w:r>
          <w:t xml:space="preserve">policy</w:t>
        </w:r>
      </w:ins>
      <w:r>
        <w:t xml:space="preserve"> </w:t>
      </w:r>
      <w:del w:id="90126" w:author="Permitting Desk" w:date="2026-09-25T09:00:00Z">
        <w:r>
          <w:delText xml:space="preserve">not authorize</w:delText>
        </w:r>
      </w:del>
      <w:ins w:id="90127" w:author="Permitting Desk" w:date="2026-09-25T09:00:00Z">
        <w:r>
          <w:t xml:space="preserve">that</w:t>
        </w:r>
      </w:ins>
      <w:r>
        <w:t xml:space="preserve"> lateral encroachments along </w:t>
      </w:r>
      <w:del w:id="90128" w:author="Permitting Desk" w:date="2026-09-25T09:00:00Z">
        <w:r>
          <w:delText xml:space="preserve">its</w:delText>
        </w:r>
      </w:del>
      <w:ins w:id="90129" w:author="Permitting Desk" w:date="2026-09-25T09:00:00Z">
        <w:r>
          <w:t xml:space="preserve">Reclamation</w:t>
        </w:r>
      </w:ins>
      <w:r>
        <w:t xml:space="preserve"> </w:t>
      </w:r>
      <w:del w:id="90130" w:author="Permitting Desk" w:date="2026-09-25T09:00:00Z">
        <w:r>
          <w:delText xml:space="preserve">rights-of-way,</w:delText>
        </w:r>
      </w:del>
      <w:ins w:id="90131" w:author="Permitting Desk" w:date="2026-09-25T09:00:00Z">
        <w:r>
          <w:t xml:space="preserve">facility</w:t>
        </w:r>
      </w:ins>
      <w:r>
        <w:t xml:space="preserve"> </w:t>
      </w:r>
      <w:del w:id="90132" w:author="Permitting Desk" w:date="2026-09-25T09:00:00Z">
        <w:r>
          <w:delText xml:space="preserve">and</w:delText>
        </w:r>
      </w:del>
      <w:ins w:id="90133" w:author="Permitting Desk" w:date="2026-09-25T09:00:00Z">
        <w:r>
          <w:t xml:space="preserve">rights-of-way are not authorized,</w:t>
        </w:r>
      </w:ins>
      <w:r>
        <w:t xml:space="preserve"> the Project </w:t>
      </w:r>
      <w:del w:id="90134" w:author="Permitting Desk" w:date="2026-09-25T09:00:00Z">
        <w:r>
          <w:delText xml:space="preserve">is therefore designed to cross</w:delText>
        </w:r>
      </w:del>
      <w:ins w:id="90135" w:author="Permitting Desk" w:date="2026-09-25T09:00:00Z">
        <w:r>
          <w:t xml:space="preserve">crosses</w:t>
        </w:r>
      </w:ins>
      <w:r>
        <w:t xml:space="preserve"> Reclamation-administered land at defined points </w:t>
      </w:r>
      <w:del w:id="90136" w:author="Permitting Desk" w:date="2026-09-25T09:00:00Z">
        <w:r>
          <w:delText xml:space="preserve">rather</w:delText>
        </w:r>
      </w:del>
      <w:ins w:id="90137" w:author="Permitting Desk" w:date="2026-09-25T09:00:00Z">
        <w:r>
          <w:t xml:space="preserve">and</w:t>
        </w:r>
      </w:ins>
      <w:r>
        <w:t xml:space="preserve"> </w:t>
      </w:r>
      <w:del w:id="90138" w:author="Permitting Desk" w:date="2026-09-25T09:00:00Z">
        <w:r>
          <w:delText xml:space="preserve">than</w:delText>
        </w:r>
      </w:del>
      <w:ins w:id="90139" w:author="Permitting Desk" w:date="2026-09-25T09:00:00Z">
        <w:r>
          <w:t xml:space="preserve">does</w:t>
        </w:r>
      </w:ins>
      <w:r>
        <w:t xml:space="preserve"> </w:t>
      </w:r>
      <w:del w:id="90140" w:author="Permitting Desk" w:date="2026-09-25T09:00:00Z">
        <w:r>
          <w:delText xml:space="preserve">to</w:delText>
        </w:r>
      </w:del>
      <w:ins w:id="90141" w:author="Permitting Desk" w:date="2026-09-25T09:00:00Z">
        <w:r>
          <w:t xml:space="preserve">not</w:t>
        </w:r>
      </w:ins>
      <w:r>
        <w:t xml:space="preserve"> parallel or occupy </w:t>
      </w:r>
      <w:del w:id="90142" w:author="Permitting Desk" w:date="2026-09-25T09:00:00Z">
        <w:r>
          <w:delText xml:space="preserve">it over </w:delText>
        </w:r>
      </w:del>
      <w:r>
        <w:t xml:space="preserve">any </w:t>
      </w:r>
      <w:del w:id="90143" w:author="Permitting Desk" w:date="2026-09-25T09:00:00Z">
        <w:r>
          <w:delText xml:space="preserve">appreciable</w:delText>
        </w:r>
      </w:del>
      <w:ins w:id="90144" w:author="Permitting Desk" w:date="2026-09-25T09:00:00Z">
        <w:r>
          <w:t xml:space="preserve">Newlands</w:t>
        </w:r>
      </w:ins>
      <w:r>
        <w:t xml:space="preserve"> </w:t>
      </w:r>
      <w:del w:id="90145" w:author="Permitting Desk" w:date="2026-09-25T09:00:00Z">
        <w:r>
          <w:delText xml:space="preserve">distance.</w:delText>
        </w:r>
      </w:del>
      <w:ins w:id="90146" w:author="Permitting Desk" w:date="2026-09-25T09:00:00Z">
        <w:r>
          <w:t xml:space="preserve">Project facility right-of-way.</w:t>
        </w:r>
      </w:ins>
      <w:r>
        <w:t xml:space="preserve"> No Newlands Project canal, lateral, or drain has been identified within or adjacent to the proposed crossings </w:t>
      </w:r>
      <w:ins w:id="90147" w:author="Permitting Desk" w:date="2026-09-25T09:00:00Z">
        <w:r>
          <w:t xml:space="preserve">or the access road segment </w:t>
        </w:r>
      </w:ins>
      <w:r>
        <w:t xml:space="preserve">in the screening performed to </w:t>
      </w:r>
      <w:del w:id="90148" w:author="Permitting Desk" w:date="2026-09-25T09:00:00Z">
        <w:r>
          <w:delText xml:space="preserve">date, and TCID facilities in the vicinity of the corridor alignment, including any laterals along the railroad corridor, will be identified when the corridor alignment is screened</w:delText>
        </w:r>
      </w:del>
      <w:ins w:id="90149" w:author="Permitting Desk" w:date="2026-09-25T09:00:00Z">
        <w:r>
          <w:t xml:space="preserve">date</w:t>
        </w:r>
      </w:ins>
      <w:r>
        <w:t xml:space="preserve"> </w:t>
      </w:r>
      <w:r>
        <w:rPr>
          <w:highlight w:val="yellow"/>
        </w:rPr>
        <w:t xml:space="preserve">[INSERT: confirm TCID facility locations</w:t>
      </w:r>
      <w:del w:id="90150" w:author="Permitting Desk" w:date="2026-09-25T09:00:00Z">
        <w:r>
          <w:rPr>
            <w:highlight w:val="yellow"/>
          </w:rPr>
          <w:delText xml:space="preserve"> along the railroad corridor</w:delText>
        </w:r>
      </w:del>
      <w:r>
        <w:rPr>
          <w:highlight w:val="yellow"/>
        </w:rPr>
        <w:t xml:space="preserve"> from the land-status review and TCID </w:t>
      </w:r>
      <w:del w:id="90151" w:author="Permitting Desk" w:date="2026-09-25T09:00:00Z">
        <w:r>
          <w:rPr>
            <w:highlight w:val="yellow"/>
          </w:rPr>
          <w:delText xml:space="preserve">records]</w:delText>
        </w:r>
        <w:r>
          <w:delText xml:space="preserve">.</w:delText>
        </w:r>
      </w:del>
      <w:ins w:id="90152" w:author="Permitting Desk" w:date="2026-09-25T09:00:00Z">
        <w:r>
          <w:rPr>
            <w:highlight w:val="yellow"/>
          </w:rPr>
          <w:t xml:space="preserve">records, including whether the excavated riverine feature mapped in Corner Crossing 2 (Section 8.2.6) is a Newlands Project facility].</w:t>
        </w:r>
      </w:ins>
      <w:commentRangeEnd w:id="9"/>
      <w:r>
        <w:rPr>
          <w:rStyle w:val="CommentReference"/>
        </w:rPr>
        <w:commentReference w:id="9"/>
      </w:r>
    </w:p>
    <w:p w14:paraId="58D36124" w14:textId="7821D879" w:rsidR="00077796" w:rsidRDefault="0B33BD35">
      <w:pPr>
        <w:pStyle w:val="BodyText"/>
        <w:spacing w:after="160"/>
      </w:pPr>
      <w:r>
        <w:t xml:space="preserve">Preliminary siting alternatives were evaluated to reduce new surface disturbance and to avoid unnecessary impacts to environmental resources. Alternatives considered included routing entirely within private parcels, which is not continuous because of the checkerboard pattern; acquiring or exchanging federal land, which would </w:t>
      </w:r>
      <w:commentRangeStart w:id="10"/>
      <w:del w:id="90153" w:author="Permitting Desk" w:date="2026-09-25T09:00:00Z">
        <w:r>
          <w:delText xml:space="preserve">not</w:delText>
        </w:r>
      </w:del>
      <w:ins w:id="90154" w:author="Permitting Desk" w:date="2026-09-25T09:00:00Z">
        <w:r>
          <w:t xml:space="preserve">require</w:t>
        </w:r>
      </w:ins>
      <w:r>
        <w:t xml:space="preserve"> </w:t>
      </w:r>
      <w:del w:id="90155" w:author="Permitting Desk" w:date="2026-09-25T09:00:00Z">
        <w:r>
          <w:delText xml:space="preserve">meet</w:delText>
        </w:r>
      </w:del>
      <w:ins w:id="90156" w:author="Permitting Desk" w:date="2026-09-25T09:00:00Z">
        <w:r>
          <w:t xml:space="preserve">a separate land-tenure action for a use that a use authorization can accommodate; constructing a new road alignment rather than improving</w:t>
        </w:r>
      </w:ins>
      <w:r>
        <w:t xml:space="preserve"> the </w:t>
      </w:r>
      <w:del w:id="90157" w:author="Permitting Desk" w:date="2026-09-25T09:00:00Z">
        <w:r>
          <w:delText xml:space="preserve">development</w:delText>
        </w:r>
      </w:del>
      <w:ins w:id="90158" w:author="Permitting Desk" w:date="2026-09-25T09:00:00Z">
        <w:r>
          <w:t xml:space="preserve">existing</w:t>
        </w:r>
      </w:ins>
      <w:r>
        <w:t xml:space="preserve"> </w:t>
      </w:r>
      <w:del w:id="90159" w:author="Permitting Desk" w:date="2026-09-25T09:00:00Z">
        <w:r>
          <w:delText xml:space="preserve">schedule;</w:delText>
        </w:r>
      </w:del>
      <w:ins w:id="90160" w:author="Permitting Desk" w:date="2026-09-25T09:00:00Z">
        <w:r>
          <w:t xml:space="preserve">gravel road, which would create new disturbance on undisturbed land;</w:t>
        </w:r>
      </w:ins>
      <w:commentRangeEnd w:id="10"/>
      <w:r>
        <w:rPr>
          <w:rStyle w:val="CommentReference"/>
        </w:rPr>
        <w:commentReference w:id="10"/>
      </w:r>
      <w:r>
        <w:t xml:space="preserve"> and wider or additional crossings beyond the dimensions required to carry the planned facilities. Final alignments within each crossing would use or parallel previously disturbed ground where practicable to reduce vegetation removal, soil disturbance, and habitat fragmentation. The selected 200-foot corridor configuration described in Section 3 remains subject to confirmation against the engineering test fit, and if the test fit requires additional width or a different crossing configuration, the requested crossing areas will be revised accordingly before filing.</w:t>
      </w:r>
      <w:bookmarkStart w:id="107" w:name="_Int_6ckP90yh"/>
      <w:bookmarkEnd w:id="107"/>
    </w:p>
    <w:p w14:paraId="4042794C" w14:textId="77777777" w:rsidR="00077796" w:rsidRDefault="00FF017B">
      <w:pPr>
        <w:pStyle w:val="BodyText"/>
        <w:spacing w:after="160"/>
      </w:pPr>
      <w:r>
        <w:t>Use of Reclamation-administered land is necessary because the federal sections physically separate the private parcels the Project must connect, and no continuous alternative corridor avoids them. A ROW grant issued by the BLM under Title V of FLPMA does not authorize use of land withdrawn or acquired for Reclamation purposes, so a separate use authorization under 43 C.F.R. Part 429 is required.</w:t>
      </w:r>
    </w:p>
    <w:p w14:paraId="51341C92" w14:textId="4D55BFFD" w:rsidR="00077796" w:rsidRDefault="00FF017B">
      <w:pPr>
        <w:pStyle w:val="BodyText"/>
        <w:spacing w:after="160"/>
        <w:rPr>
          <w:del w:id="90162" w:author="Permitting Desk" w:date="2026-09-25T09:00:00Z"/>
        </w:rPr>
      </w:pPr>
      <w:commentRangeStart w:id="11"/>
      <w:del w:id="90161" w:author="Permitting Desk" w:date="2026-09-25T09:00:00Z">
        <w:r>
          <w:delText xml:space="preserve">Federal policy encourages development of infrastructure that supports economic development, grid reliability, energy-resource integration, and accommodation of new industrial demand. </w:delText>
          <w:lastRenderedPageBreak/>
          <w:delText xml:space="preserve">Executive Order 14318, Accelerating Federal Permitting of Data Center Infrastructure (July 23, 2025), directs agencies to identify and establish categorical exclusions that facilitate Qualifying Projects, including data centers and their covered component projects such as supporting energy infrastructure. The CHIP development is anticipated to exceed the Qualifying Project thresholds, with total capital investment expected to exceed $500 million and anticipated new electric load expected to exceed 100 megawatts. The Applicant requests that Reclamation consider the Project in light of that direction, as discussed in Section 6.5.</w:delText>
        </w:r>
      </w:del>
      <w:commentRangeEnd w:id="11"/>
      <w:r>
        <w:rPr>
          <w:rStyle w:val="CommentReference"/>
        </w:rPr>
        <w:commentReference w:id="11"/>
      </w:r>
    </w:p>
    <w:p w14:paraId="5738DD36" w14:textId="77777777" w:rsidR="00077796" w:rsidRDefault="00FF017B">
      <w:pPr>
        <w:pStyle w:val="BodyText"/>
        <w:spacing w:after="160"/>
      </w:pPr>
      <w:r>
        <w:t xml:space="preserve">Overall, the Project is needed to provide access and utility connectivity between the privately held CHIP parcels, which meet only at shared section corners. Facility design, corridor widths, final alignments, and construction requirements will be refined through engineering, resource surveys, land-status review, and Reclamation and TCID review of the application, and incorporated into future iterations of the POD. The dimensions in Section 3 reflect the current design standard and will be confirmed or revised through that engineering.</w:t>
      </w:r>
    </w:p>
    <w:p w14:paraId="3B8B4818" w14:textId="77777777" w:rsidR="00077796" w:rsidRDefault="00FF017B">
      <w:pPr>
        <w:pStyle w:val="Heading1"/>
      </w:pPr>
      <w:bookmarkStart w:id="120" w:name="_Toc240358293"/>
      <w:r>
        <w:rPr>
          <w:b w:val="0"/>
        </w:rPr>
        <w:t>Right Of Way Location</w:t>
      </w:r>
      <w:bookmarkEnd w:id="120"/>
    </w:p>
    <w:p w14:paraId="695994A3" w14:textId="77777777" w:rsidR="00077796" w:rsidRDefault="0B33BD35">
      <w:pPr>
        <w:pStyle w:val="BodyText"/>
        <w:spacing w:after="160"/>
      </w:pPr>
      <w:r>
        <w:t xml:space="preserve">The Project is located northeast of Hazen in Churchill County, Nevada, within the Newlands Project, which is administered by the Reclamation Lahontan Basin Area Office and operated and maintained by the Truckee-Carson Irrigation District under contract with Reclamation. The Project area is characterized by open desert landscape at the western margin of the </w:t>
      </w:r>
      <w:bookmarkStart w:id="121" w:name="_Int_Oq9Rtjp5"/>
      <w:r>
        <w:t>Forty Mile</w:t>
      </w:r>
      <w:bookmarkEnd w:id="121"/>
      <w:r>
        <w:t xml:space="preserve"> Desert, existing roads and utility corridors, irrigated agriculture associated with the Newlands Project, and the private lands associated with the proposed CHIP development.</w:t>
      </w:r>
    </w:p>
    <w:p w14:paraId="2CA81BD7" w14:textId="77777777" w:rsidR="00077796" w:rsidRDefault="00FF017B">
      <w:pPr>
        <w:pStyle w:val="BodyText"/>
        <w:spacing w:after="160"/>
      </w:pPr>
      <w:r>
        <w:t>The four corner crossings are located at the following shared section corners, all within the Mount Diablo Meridian:</w:t>
      </w:r>
    </w:p>
    <w:p w14:paraId="4840CCCA" w14:textId="77777777" w:rsidR="00077796" w:rsidRDefault="00FF017B">
      <w:pPr>
        <w:pStyle w:val="ListParagraph"/>
        <w:numPr>
          <w:ilvl w:val="0"/>
          <w:numId w:val="4"/>
        </w:numPr>
        <w:spacing w:after="80"/>
        <w:ind w:left="720"/>
      </w:pPr>
      <w:r>
        <w:t>Crossing 1, at the common corner of Secs. 34 and 35, T.20N., R.26E., and Secs. 2 and 3, T.19N., R.26E. (approximately 39.54790 N, 119.04330 W).</w:t>
      </w:r>
    </w:p>
    <w:p w14:paraId="78FD385F" w14:textId="77777777" w:rsidR="00077796" w:rsidRDefault="00FF017B">
      <w:pPr>
        <w:pStyle w:val="ListParagraph"/>
        <w:numPr>
          <w:ilvl w:val="0"/>
          <w:numId w:val="4"/>
        </w:numPr>
        <w:spacing w:after="80"/>
        <w:ind w:left="720"/>
      </w:pPr>
      <w:r>
        <w:t>Crossing 2, at the common corner of Secs. 35 and 36, T.20N., R.26E., and Secs. 1 and 2, T.19N., R.26E. (approximately 39.54788 N, 119.02451 W).</w:t>
      </w:r>
    </w:p>
    <w:p w14:paraId="2568904C" w14:textId="77777777" w:rsidR="00077796" w:rsidRDefault="00FF017B">
      <w:pPr>
        <w:pStyle w:val="ListParagraph"/>
        <w:numPr>
          <w:ilvl w:val="0"/>
          <w:numId w:val="4"/>
        </w:numPr>
        <w:spacing w:after="80"/>
        <w:ind w:left="720"/>
      </w:pPr>
      <w:r>
        <w:t>Crossing 3, at the common corner of Secs. 2, 3, 10, and 11, T.19N., R.26E. (approximately 39.53306 N, 119.04337 W).</w:t>
      </w:r>
    </w:p>
    <w:p w14:paraId="377469C9" w14:textId="77777777" w:rsidR="00077796" w:rsidRDefault="00FF017B">
      <w:pPr>
        <w:pStyle w:val="ListParagraph"/>
        <w:numPr>
          <w:ilvl w:val="0"/>
          <w:numId w:val="4"/>
        </w:numPr>
        <w:spacing w:after="80"/>
        <w:ind w:left="720"/>
      </w:pPr>
      <w:r>
        <w:t>Crossing 4, at the common corner of Secs. 1, 2, 11, and 12, T.19N., R.26E. (approximately 39.53292 N, 119.02523 W).</w:t>
      </w:r>
    </w:p>
    <w:p>
      <w:pPr>
        <w:pStyle w:val="ListParagraph"/>
        <w:numPr>
          <w:ilvl w:val="0"/>
          <w:numId w:val="4"/>
        </w:numPr>
        <w:spacing w:after="80"/>
        <w:ind w:left="720"/>
        <w:rPr>
          <w:ins w:id="90163" w:author="Permitting Desk" w:date="2026-09-25T09:00:00Z"/>
        </w:rPr>
      </w:pPr>
      <w:commentRangeStart w:id="12"/>
      <w:ins w:id="90164" w:author="Permitting Desk" w:date="2026-09-25T09:00:00Z">
        <w:r>
          <w:t xml:space="preserve">Access road segment, on Reclamation-administered land between the current end of Hart Lane and the western boundary of the CHIP parcels [INSERT: legal description and coordinates of the segment endpoints].</w:t>
        </w:r>
      </w:ins>
      <w:commentRangeEnd w:id="12"/>
      <w:r>
        <w:rPr>
          <w:rStyle w:val="CommentReference"/>
        </w:rPr>
        <w:commentReference w:id="12"/>
      </w:r>
    </w:p>
    <w:p w14:paraId="080B0403" w14:textId="0ADAA5F6" w:rsidR="00077796" w:rsidRDefault="0B33BD35">
      <w:pPr>
        <w:pStyle w:val="BodyText"/>
        <w:spacing w:after="160"/>
      </w:pPr>
      <w:r>
        <w:rPr>
          <w:rFonts w:ascii="Times New Roman" w:hAnsi="Times New Roman" w:cs="Times New Roman"/>
        </w:rPr>
        <w:t xml:space="preserve">Three crossings comprise</w:t>
      </w:r>
      <w:r>
        <w:t xml:space="preserve"> two triangular wings that meet at the section corner, and Corner Crossing 2 comprises a single wing. The design standard is a road and utility corridor approximately 200 feet in total width, c</w:t>
      </w:r>
      <w:r>
        <w:rPr>
          <w:rFonts w:ascii="Times New Roman" w:hAnsi="Times New Roman" w:cs="Times New Roman"/>
        </w:rPr>
        <w:t xml:space="preserve">rossing directly over</w:t>
      </w:r>
      <w:r>
        <w:t xml:space="preserve"> the section corner</w:t>
      </w:r>
      <w:r>
        <w:rPr>
          <w:rFonts w:ascii="Times New Roman" w:hAnsi="Times New Roman" w:cs="Times New Roman"/>
        </w:rPr>
        <w:t xml:space="preserve"> with a wing on each side of</w:t>
      </w:r>
      <w:r>
        <w:t xml:space="preserve"> the </w:t>
      </w:r>
      <w:commentRangeStart w:id="13"/>
      <w:del w:id="90165" w:author="Permitting Desk" w:date="2026-09-25T09:00:00Z">
        <w:r>
          <w:delText xml:space="preserve">cor</w:delText>
        </w:r>
        <w:r>
          <w:rPr>
            <w:rFonts w:ascii="Times New Roman" w:hAnsi="Times New Roman" w:cs="Times New Roman"/>
          </w:rPr>
          <w:delText xml:space="preserve">ner</w:delText>
        </w:r>
        <w:r>
          <w:delText xml:space="preserve">.</w:delText>
        </w:r>
      </w:del>
      <w:ins w:id="90166" w:author="Permitting Desk" w:date="2026-09-25T09:00:00Z">
        <w:r>
          <w:t xml:space="preserve">corner</w:t>
        </w:r>
      </w:ins>
      <w:r>
        <w:t xml:space="preserve"> </w:t>
      </w:r>
      <w:del w:id="90167" w:author="Permitting Desk" w:date="2026-09-25T09:00:00Z">
        <w:r>
          <w:rPr>
            <w:rFonts w:ascii="Times New Roman" w:hAnsi="Times New Roman" w:cs="Times New Roman"/>
          </w:rPr>
          <w:delText xml:space="preserve">As</w:delText>
        </w:r>
      </w:del>
      <w:ins w:id="90168" w:author="Permitting Desk" w:date="2026-09-25T09:00:00Z">
        <w:r>
          <w:rPr>
            <w:rFonts w:ascii="Times New Roman" w:hAnsi="Times New Roman" w:cs="Times New Roman"/>
          </w:rPr>
          <w:t xml:space="preserve">(a</w:t>
        </w:r>
      </w:ins>
      <w:r>
        <w:rPr>
          <w:rFonts w:ascii="Times New Roman" w:hAnsi="Times New Roman" w:cs="Times New Roman"/>
        </w:rPr>
        <w:t xml:space="preserve"> </w:t>
      </w:r>
      <w:del w:id="90169" w:author="Permitting Desk" w:date="2026-09-25T09:00:00Z">
        <w:r>
          <w:rPr>
            <w:rFonts w:ascii="Times New Roman" w:hAnsi="Times New Roman" w:cs="Times New Roman"/>
          </w:rPr>
          <w:delText xml:space="preserve">mapped</w:delText>
        </w:r>
      </w:del>
      <w:ins w:id="90170" w:author="Permitting Desk" w:date="2026-09-25T09:00:00Z">
        <w:r>
          <w:rPr>
            <w:rFonts w:ascii="Times New Roman" w:hAnsi="Times New Roman" w:cs="Times New Roman"/>
          </w:rPr>
          <w:t xml:space="preserve">single</w:t>
        </w:r>
      </w:ins>
      <w:r>
        <w:rPr>
          <w:rFonts w:ascii="Times New Roman" w:hAnsi="Times New Roman" w:cs="Times New Roman"/>
        </w:rPr>
        <w:t xml:space="preserve"> </w:t>
      </w:r>
      <w:del w:id="90171" w:author="Permitting Desk" w:date="2026-09-25T09:00:00Z">
        <w:r>
          <w:rPr>
            <w:rFonts w:ascii="Times New Roman" w:hAnsi="Times New Roman" w:cs="Times New Roman"/>
          </w:rPr>
          <w:delText xml:space="preserve">in</w:delText>
        </w:r>
      </w:del>
      <w:ins w:id="90172" w:author="Permitting Desk" w:date="2026-09-25T09:00:00Z">
        <w:r>
          <w:rPr>
            <w:rFonts w:ascii="Times New Roman" w:hAnsi="Times New Roman" w:cs="Times New Roman"/>
          </w:rPr>
          <w:t xml:space="preserve">wing</w:t>
        </w:r>
      </w:ins>
      <w:r>
        <w:t xml:space="preserve"> </w:t>
      </w:r>
      <w:del w:id="90173" w:author="Permitting Desk" w:date="2026-09-25T09:00:00Z">
        <w:r>
          <w:delText xml:space="preserve">the</w:delText>
        </w:r>
      </w:del>
      <w:ins w:id="90174" w:author="Permitting Desk" w:date="2026-09-25T09:00:00Z">
        <w:r>
          <w:t xml:space="preserve">at</w:t>
        </w:r>
      </w:ins>
      <w:r>
        <w:t xml:space="preserve"> </w:t>
      </w:r>
      <w:del w:id="90175" w:author="Permitting Desk" w:date="2026-09-25T09:00:00Z">
        <w:r>
          <w:rPr>
            <w:rFonts w:ascii="Times New Roman" w:hAnsi="Times New Roman" w:cs="Times New Roman"/>
          </w:rPr>
          <w:delText xml:space="preserve">project</w:delText>
        </w:r>
      </w:del>
      <w:ins w:id="90176" w:author="Permitting Desk" w:date="2026-09-25T09:00:00Z">
        <w:r>
          <w:rPr>
            <w:rFonts w:ascii="Times New Roman" w:hAnsi="Times New Roman" w:cs="Times New Roman"/>
          </w:rPr>
          <w:t xml:space="preserve">Corner</w:t>
        </w:r>
      </w:ins>
      <w:r>
        <w:rPr>
          <w:rFonts w:ascii="Times New Roman" w:hAnsi="Times New Roman" w:cs="Times New Roman"/>
        </w:rPr>
        <w:t xml:space="preserve"> </w:t>
      </w:r>
      <w:del w:id="90177" w:author="Permitting Desk" w:date="2026-09-25T09:00:00Z">
        <w:r>
          <w:rPr>
            <w:rFonts w:ascii="Times New Roman" w:hAnsi="Times New Roman" w:cs="Times New Roman"/>
          </w:rPr>
          <w:delText xml:space="preserve">GIS</w:delText>
        </w:r>
        <w:r>
          <w:delText xml:space="preserve">,</w:delText>
        </w:r>
      </w:del>
      <w:ins w:id="90178" w:author="Permitting Desk" w:date="2026-09-25T09:00:00Z">
        <w:r>
          <w:rPr>
            <w:rFonts w:ascii="Times New Roman" w:hAnsi="Times New Roman" w:cs="Times New Roman"/>
          </w:rPr>
          <w:t xml:space="preserve">Crossing 2). At that standard</w:t>
        </w:r>
      </w:ins>
      <w:r>
        <w:t xml:space="preserve"> </w:t>
      </w:r>
      <w:r>
        <w:rPr>
          <w:rFonts w:ascii="Times New Roman" w:hAnsi="Times New Roman" w:cs="Times New Roman"/>
        </w:rPr>
        <w:t xml:space="preserve">each wing </w:t>
      </w:r>
      <w:del w:id="90179" w:author="Permitting Desk" w:date="2026-09-25T09:00:00Z">
        <w:r>
          <w:rPr>
            <w:rFonts w:ascii="Times New Roman" w:hAnsi="Times New Roman" w:cs="Times New Roman"/>
          </w:rPr>
          <w:delText xml:space="preserve">is</w:delText>
        </w:r>
      </w:del>
      <w:ins w:id="90180" w:author="Permitting Desk" w:date="2026-09-25T09:00:00Z">
        <w:r>
          <w:rPr>
            <w:rFonts w:ascii="Times New Roman" w:hAnsi="Times New Roman" w:cs="Times New Roman"/>
          </w:rPr>
          <w:t xml:space="preserve">has legs of</w:t>
        </w:r>
      </w:ins>
      <w:r>
        <w:rPr>
          <w:rFonts w:ascii="Times New Roman" w:hAnsi="Times New Roman" w:cs="Times New Roman"/>
        </w:rPr>
        <w:t xml:space="preserve"> approximately </w:t>
      </w:r>
      <w:del w:id="90181" w:author="Permitting Desk" w:date="2026-09-25T09:00:00Z">
        <w:r>
          <w:rPr>
            <w:rFonts w:ascii="Times New Roman" w:hAnsi="Times New Roman" w:cs="Times New Roman"/>
          </w:rPr>
          <w:delText xml:space="preserve">0.51</w:delText>
        </w:r>
      </w:del>
      <w:ins w:id="90182" w:author="Permitting Desk" w:date="2026-09-25T09:00:00Z">
        <w:r>
          <w:rPr>
            <w:rFonts w:ascii="Times New Roman" w:hAnsi="Times New Roman" w:cs="Times New Roman"/>
          </w:rPr>
          <w:t xml:space="preserve">141</w:t>
        </w:r>
      </w:ins>
      <w:r>
        <w:rPr>
          <w:rFonts w:ascii="Times New Roman" w:hAnsi="Times New Roman" w:cs="Times New Roman"/>
        </w:rPr>
        <w:t xml:space="preserve"> </w:t>
      </w:r>
      <w:del w:id="90183" w:author="Permitting Desk" w:date="2026-09-25T09:00:00Z">
        <w:r>
          <w:rPr>
            <w:rFonts w:ascii="Times New Roman" w:hAnsi="Times New Roman" w:cs="Times New Roman"/>
          </w:rPr>
          <w:delText xml:space="preserve">acre,</w:delText>
        </w:r>
      </w:del>
      <w:ins w:id="90184" w:author="Permitting Desk" w:date="2026-09-25T09:00:00Z">
        <w:r>
          <w:rPr>
            <w:rFonts w:ascii="Times New Roman" w:hAnsi="Times New Roman" w:cs="Times New Roman"/>
          </w:rPr>
          <w:t xml:space="preserve">feet along the section lines and an outer face of approximately 200 feet, for approximately 0.23 acre per wing and approximately 1.6 acres for the seven wings [INSERT: confirm against the remapped project GIS</w:t>
        </w:r>
      </w:ins>
      <w:r>
        <w:rPr>
          <w:rFonts w:ascii="Times New Roman" w:hAnsi="Times New Roman" w:cs="Times New Roman"/>
        </w:rPr>
        <w:t xml:space="preserve"> and the </w:t>
      </w:r>
      <w:del w:id="90185" w:author="Permitting Desk" w:date="2026-09-25T09:00:00Z">
        <w:r>
          <w:rPr>
            <w:rFonts w:ascii="Times New Roman" w:hAnsi="Times New Roman" w:cs="Times New Roman"/>
          </w:rPr>
          <w:delText xml:space="preserve">four</w:delText>
        </w:r>
      </w:del>
      <w:ins w:id="90186" w:author="Permitting Desk" w:date="2026-09-25T09:00:00Z">
        <w:r>
          <w:rPr>
            <w:rFonts w:ascii="Times New Roman" w:hAnsi="Times New Roman" w:cs="Times New Roman"/>
          </w:rPr>
          <w:t xml:space="preserve">corridor</w:t>
        </w:r>
      </w:ins>
      <w:r>
        <w:rPr>
          <w:rFonts w:ascii="Times New Roman" w:hAnsi="Times New Roman" w:cs="Times New Roman"/>
        </w:rPr>
        <w:t xml:space="preserve"> </w:t>
      </w:r>
      <w:del w:id="90187" w:author="Permitting Desk" w:date="2026-09-25T09:00:00Z">
        <w:r>
          <w:rPr>
            <w:rFonts w:ascii="Times New Roman" w:hAnsi="Times New Roman" w:cs="Times New Roman"/>
          </w:rPr>
          <w:delText xml:space="preserve">crossings</w:delText>
        </w:r>
      </w:del>
      <w:ins w:id="90188" w:author="Permitting Desk" w:date="2026-09-25T09:00:00Z">
        <w:r>
          <w:rPr>
            <w:rFonts w:ascii="Times New Roman" w:hAnsi="Times New Roman" w:cs="Times New Roman"/>
          </w:rPr>
          <w:t xml:space="preserve">width</w:t>
        </w:r>
      </w:ins>
      <w:r>
        <w:rPr>
          <w:rFonts w:ascii="Times New Roman" w:hAnsi="Times New Roman" w:cs="Times New Roman"/>
        </w:rPr>
        <w:t xml:space="preserve"> </w:t>
      </w:r>
      <w:del w:id="90189" w:author="Permitting Desk" w:date="2026-09-25T09:00:00Z">
        <w:r>
          <w:rPr>
            <w:rFonts w:ascii="Times New Roman" w:hAnsi="Times New Roman" w:cs="Times New Roman"/>
          </w:rPr>
          <w:delText xml:space="preserve">total</w:delText>
        </w:r>
      </w:del>
      <w:ins w:id="90190" w:author="Permitting Desk" w:date="2026-09-25T09:00:00Z">
        <w:r>
          <w:rPr>
            <w:rFonts w:ascii="Times New Roman" w:hAnsi="Times New Roman" w:cs="Times New Roman"/>
          </w:rPr>
          <w:t xml:space="preserve">required</w:t>
        </w:r>
      </w:ins>
      <w:r>
        <w:rPr>
          <w:rFonts w:ascii="Times New Roman" w:hAnsi="Times New Roman" w:cs="Times New Roman"/>
        </w:rPr>
        <w:t xml:space="preserve"> </w:t>
      </w:r>
      <w:del w:id="90191" w:author="Permitting Desk" w:date="2026-09-25T09:00:00Z">
        <w:r>
          <w:rPr>
            <w:rFonts w:ascii="Times New Roman" w:hAnsi="Times New Roman" w:cs="Times New Roman"/>
          </w:rPr>
          <w:delText xml:space="preserve">approximately</w:delText>
        </w:r>
      </w:del>
      <w:ins w:id="90192" w:author="Permitting Desk" w:date="2026-09-25T09:00:00Z">
        <w:r>
          <w:rPr>
            <w:rFonts w:ascii="Times New Roman" w:hAnsi="Times New Roman" w:cs="Times New Roman"/>
          </w:rPr>
          <w:t xml:space="preserve">for</w:t>
        </w:r>
      </w:ins>
      <w:r>
        <w:rPr>
          <w:rFonts w:ascii="Times New Roman" w:hAnsi="Times New Roman" w:cs="Times New Roman"/>
        </w:rPr>
        <w:t xml:space="preserve"> </w:t>
      </w:r>
      <w:del w:id="90193" w:author="Permitting Desk" w:date="2026-09-25T09:00:00Z">
        <w:r>
          <w:rPr>
            <w:rFonts w:ascii="Times New Roman" w:hAnsi="Times New Roman" w:cs="Times New Roman"/>
          </w:rPr>
          <w:delText xml:space="preserve">3.57</w:delText>
        </w:r>
      </w:del>
      <w:ins w:id="90194" w:author="Permitting Desk" w:date="2026-09-25T09:00:00Z">
        <w:r>
          <w:rPr>
            <w:rFonts w:ascii="Times New Roman" w:hAnsi="Times New Roman" w:cs="Times New Roman"/>
          </w:rPr>
          <w:t xml:space="preserve">the</w:t>
        </w:r>
      </w:ins>
      <w:r>
        <w:rPr>
          <w:rFonts w:ascii="Times New Roman" w:hAnsi="Times New Roman" w:cs="Times New Roman"/>
        </w:rPr>
        <w:t xml:space="preserve"> </w:t>
      </w:r>
      <w:del w:id="90195" w:author="Permitting Desk" w:date="2026-09-25T09:00:00Z">
        <w:r>
          <w:rPr>
            <w:rFonts w:ascii="Times New Roman" w:hAnsi="Times New Roman" w:cs="Times New Roman"/>
          </w:rPr>
          <w:delText xml:space="preserve">acres.</w:delText>
        </w:r>
      </w:del>
      <w:ins w:id="90196" w:author="Permitting Desk" w:date="2026-09-25T09:00:00Z">
        <w:r>
          <w:rPr>
            <w:rFonts w:ascii="Times New Roman" w:hAnsi="Times New Roman" w:cs="Times New Roman"/>
          </w:rPr>
          <w:t xml:space="preserve">medium-voltage lines].</w:t>
        </w:r>
      </w:ins>
      <w:r>
        <w:t xml:space="preserve"> The mapped crossing geometry is shown on Figure 2, and the legal descriptions in Table 1 and the disturbance tables reflect this configuration. Because the alignment passes over the Public Land Survey System section corner, the corner monument would be preserved and perpetuated in accordance with applicable survey standards, including a monument access box where the monument falls within the improved </w:t>
      </w:r>
      <w:del w:id="90197" w:author="Permitting Desk" w:date="2026-09-25T09:00:00Z">
        <w:r>
          <w:delText xml:space="preserve">roadway.single</w:delText>
        </w:r>
      </w:del>
      <w:ins w:id="90198" w:author="Permitting Desk" w:date="2026-09-25T09:00:00Z">
        <w:r>
          <w:t xml:space="preserve">roadway. Corner Crossing 2 is a single</w:t>
        </w:r>
      </w:ins>
      <w:r>
        <w:t xml:space="preserve"> wing of approximately </w:t>
      </w:r>
      <w:del w:id="90199" w:author="Permitting Desk" w:date="2026-09-25T09:00:00Z">
        <w:r>
          <w:delText xml:space="preserve">0.51</w:delText>
        </w:r>
      </w:del>
      <w:ins w:id="90200" w:author="Permitting Desk" w:date="2026-09-25T09:00:00Z">
        <w:r>
          <w:t xml:space="preserve">0.23</w:t>
        </w:r>
      </w:ins>
      <w:commentRangeEnd w:id="13"/>
      <w:r>
        <w:rPr>
          <w:rStyle w:val="CommentReference"/>
        </w:rPr>
        <w:commentReference w:id="13"/>
      </w:r>
      <w:r>
        <w:t xml:space="preserve"> acre located entirely within Lot 1 of Sec. 2, T.19N., R.26E., because a portion of the adjoining Reclamation-administered land in Sec. 36, T.20N., R.26E., is anticipated to leave Reclamation administration.</w:t>
      </w:r>
    </w:p>
    <w:p w14:paraId="51D9B654" w14:textId="77777777" w:rsidR="00077796" w:rsidRDefault="00FF017B">
      <w:pPr>
        <w:pStyle w:val="BodyText"/>
        <w:spacing w:after="160"/>
      </w:pPr>
      <w:r>
        <w:t xml:space="preserve">The permanent authorization requested for construction, operation, and maintenance is anticipated to include the surface area of the seven wings together with the roads, collector lines, and other utility lines installed within </w:t>
      </w:r>
      <w:del w:id="90201" w:author="Permitting Desk" w:date="2026-09-25T09:00:00Z">
        <w:r>
          <w:delText xml:space="preserve">them.</w:delText>
        </w:r>
      </w:del>
      <w:ins w:id="90202" w:author="Permitting Desk" w:date="2026-09-25T09:00:00Z">
        <w:r>
          <w:t xml:space="preserve">them, and the access road segment described in Section 1.1.</w:t>
        </w:r>
      </w:ins>
      <w:r>
        <w:t xml:space="preserve"> The final authorization boundary will be defined as Project design and engineering progress and will be included in future iterations of the POD. Corner Crossing 2 comprises the single reconfigured wing described above.</w:t>
      </w:r>
    </w:p>
    <w:p w14:paraId="28349AF2" w14:textId="77777777" w:rsidR="00077796" w:rsidRDefault="00FF017B">
      <w:pPr>
        <w:pStyle w:val="BodyText"/>
        <w:spacing w:after="160"/>
      </w:pPr>
      <w:r>
        <w:t>A STROW, temporary permit, or other temporary consent document is also requested for temporary work areas, construction access routes, staging areas, survey areas, geotechnical investigation and potholing, and other short-term disturbance areas located outside the proposed permanent authorization boundary. Temporary areas located on private land would be addressed through private land-access agreements.</w:t>
      </w:r>
    </w:p>
    <w:p w14:paraId="0F4BFEF5" w14:textId="2F719EDF" w:rsidR="00077796" w:rsidRDefault="0B33BD35" w:rsidP="345F98D0">
      <w:pPr>
        <w:pStyle w:val="BodyText"/>
        <w:spacing w:after="160"/>
      </w:pPr>
      <w:r>
        <w:t>Final surveyed legal descriptions and plats will be prepared for the permanent authorization and for temporary areas requiring a STROW or other applicable authorization and will be incorporated into the Final Plan of Development and the final application package. Legal Land Description</w:t>
      </w:r>
    </w:p>
    <w:p w14:paraId="7180BD71" w14:textId="77777777" w:rsidR="00077796" w:rsidRDefault="00FF017B">
      <w:pPr>
        <w:pStyle w:val="BodyText"/>
        <w:spacing w:after="160"/>
      </w:pPr>
      <w:r>
        <w:t>See Table 1 for the legal land description associated with the Project. The aliquot parts listed were derived by intersecting the corner-crossing geometry with the BLM National Public Land Survey System (CadNSDI) dataset and are preliminary. Land status, title, and any existing encumbrances must be confirmed through a formal land-status and title review with Reclamation, as described in Section 6.4.</w:t>
      </w:r>
    </w:p>
    <w:p w14:paraId="72F079FB" w14:textId="77777777" w:rsidR="00077796" w:rsidRDefault="0B33BD35">
      <w:pPr>
        <w:pStyle w:val="Caption"/>
        <w:spacing w:before="160" w:after="80"/>
      </w:pPr>
      <w:bookmarkStart w:id="198" w:name="_Toc236729018"/>
      <w:r>
        <w:t xml:space="preserve">Table </w:t>
      </w:r>
      <w:fldSimple w:instr=" SEQ Table \* ARABIC ">
        <w:r>
          <w:t>1</w:t>
        </w:r>
      </w:fldSimple>
      <w:r>
        <w:t>. Project Legal Land Description</w:t>
      </w:r>
      <w:bookmarkEnd w:id="198"/>
    </w:p>
    <w:tbl>
      <w:tblPr>
        <w:tblStyle w:val="TableGrid"/>
        <w:tblW w:w="0" w:type="auto"/>
        <w:tblLayout w:type="fixed"/>
        <w:tblLook w:val="04A0" w:firstRow="1" w:lastRow="0" w:firstColumn="1" w:lastColumn="0" w:noHBand="0" w:noVBand="1"/>
      </w:tblPr>
      <w:tblGrid>
        <w:gridCol w:w="2880"/>
        <w:gridCol w:w="2304"/>
        <w:gridCol w:w="1296"/>
        <w:gridCol w:w="3600"/>
      </w:tblGrid>
      <w:tr w:rsidR="00077796" w14:paraId="59139278" w14:textId="77777777">
        <w:trPr>
          <w:tblHeader/>
        </w:trPr>
        <w:tc>
          <w:tcPr>
            <w:tcW w:w="2880" w:type="dxa"/>
            <w:shd w:val="clear" w:color="auto" w:fill="C0C0C0"/>
          </w:tcPr>
          <w:p w14:paraId="0B86D908" w14:textId="77777777" w:rsidR="00077796" w:rsidRDefault="00FF017B">
            <w:pPr>
              <w:pStyle w:val="TableParagraph"/>
              <w:spacing w:before="40" w:after="40"/>
              <w:ind w:left="86"/>
              <w:jc w:val="center"/>
            </w:pPr>
            <w:r>
              <w:rPr>
                <w:b/>
                <w:sz w:val="18"/>
              </w:rPr>
              <w:t>Facility</w:t>
            </w:r>
          </w:p>
        </w:tc>
        <w:tc>
          <w:tcPr>
            <w:tcW w:w="2304" w:type="dxa"/>
            <w:shd w:val="clear" w:color="auto" w:fill="C0C0C0"/>
          </w:tcPr>
          <w:p w14:paraId="4F40B4B6" w14:textId="77777777" w:rsidR="00077796" w:rsidRDefault="00FF017B">
            <w:pPr>
              <w:pStyle w:val="TableParagraph"/>
              <w:spacing w:before="40" w:after="40"/>
              <w:ind w:left="86"/>
              <w:jc w:val="center"/>
            </w:pPr>
            <w:r>
              <w:rPr>
                <w:b/>
                <w:sz w:val="18"/>
              </w:rPr>
              <w:t>Township and Range</w:t>
            </w:r>
          </w:p>
        </w:tc>
        <w:tc>
          <w:tcPr>
            <w:tcW w:w="1296" w:type="dxa"/>
            <w:shd w:val="clear" w:color="auto" w:fill="C0C0C0"/>
          </w:tcPr>
          <w:p w14:paraId="00619BCA" w14:textId="77777777" w:rsidR="00077796" w:rsidRDefault="00FF017B">
            <w:pPr>
              <w:pStyle w:val="TableParagraph"/>
              <w:spacing w:before="40" w:after="40"/>
              <w:ind w:left="86"/>
              <w:jc w:val="center"/>
            </w:pPr>
            <w:r>
              <w:rPr>
                <w:b/>
                <w:sz w:val="18"/>
              </w:rPr>
              <w:t>Section</w:t>
            </w:r>
          </w:p>
        </w:tc>
        <w:tc>
          <w:tcPr>
            <w:tcW w:w="3600" w:type="dxa"/>
            <w:shd w:val="clear" w:color="auto" w:fill="C0C0C0"/>
          </w:tcPr>
          <w:p w14:paraId="3BA2368D" w14:textId="77777777" w:rsidR="00077796" w:rsidRDefault="00FF017B">
            <w:pPr>
              <w:pStyle w:val="TableParagraph"/>
              <w:spacing w:before="40" w:after="40"/>
              <w:ind w:left="86"/>
              <w:jc w:val="center"/>
            </w:pPr>
            <w:r>
              <w:rPr>
                <w:b/>
                <w:sz w:val="18"/>
              </w:rPr>
              <w:t>Aliquot Parts</w:t>
            </w:r>
          </w:p>
        </w:tc>
      </w:tr>
      <w:tr w:rsidR="00077796" w14:paraId="5B1C0B3A" w14:textId="77777777">
        <w:tc>
          <w:tcPr>
            <w:tcW w:w="3600" w:type="dxa"/>
            <w:gridSpan w:val="4"/>
            <w:shd w:val="clear" w:color="auto" w:fill="D9D9D9"/>
          </w:tcPr>
          <w:p w14:paraId="5EE6E640" w14:textId="77777777" w:rsidR="00077796" w:rsidRDefault="00FF017B">
            <w:pPr>
              <w:pStyle w:val="TableParagraph"/>
              <w:spacing w:before="40" w:after="40"/>
              <w:ind w:left="86"/>
              <w:jc w:val="center"/>
            </w:pPr>
            <w:r>
              <w:rPr>
                <w:b/>
                <w:sz w:val="18"/>
              </w:rPr>
              <w:t>Mount Diablo Meridian, Nevada</w:t>
            </w:r>
          </w:p>
        </w:tc>
      </w:tr>
      <w:tr w:rsidR="00077796" w14:paraId="4EF45824" w14:textId="77777777">
        <w:tc>
          <w:tcPr>
            <w:tcW w:w="2880" w:type="dxa"/>
          </w:tcPr>
          <w:p w14:paraId="5DE79213" w14:textId="77777777" w:rsidR="00077796" w:rsidRDefault="00FF017B">
            <w:pPr>
              <w:pStyle w:val="TableParagraph"/>
              <w:spacing w:before="40" w:after="40"/>
              <w:ind w:left="86"/>
            </w:pPr>
            <w:r>
              <w:rPr>
                <w:sz w:val="17"/>
              </w:rPr>
              <w:t>Corner Crossing 1</w:t>
            </w:r>
          </w:p>
        </w:tc>
        <w:tc>
          <w:tcPr>
            <w:tcW w:w="2304" w:type="dxa"/>
          </w:tcPr>
          <w:p w14:paraId="17DBD339" w14:textId="77777777" w:rsidR="00077796" w:rsidRDefault="00FF017B">
            <w:pPr>
              <w:pStyle w:val="TableParagraph"/>
              <w:spacing w:before="40" w:after="40"/>
              <w:ind w:left="86"/>
            </w:pPr>
            <w:r>
              <w:rPr>
                <w:sz w:val="17"/>
              </w:rPr>
              <w:t>T.20N., R.26E.</w:t>
            </w:r>
          </w:p>
        </w:tc>
        <w:tc>
          <w:tcPr>
            <w:tcW w:w="1296" w:type="dxa"/>
          </w:tcPr>
          <w:p w14:paraId="6742EFE5" w14:textId="77777777" w:rsidR="00077796" w:rsidRDefault="00FF017B">
            <w:pPr>
              <w:pStyle w:val="TableParagraph"/>
              <w:spacing w:before="40" w:after="40"/>
              <w:ind w:left="86"/>
            </w:pPr>
            <w:r>
              <w:rPr>
                <w:sz w:val="17"/>
              </w:rPr>
              <w:t>34</w:t>
            </w:r>
          </w:p>
        </w:tc>
        <w:tc>
          <w:tcPr>
            <w:tcW w:w="3600" w:type="dxa"/>
          </w:tcPr>
          <w:p w14:paraId="0DFA1B41" w14:textId="77777777" w:rsidR="00077796" w:rsidRDefault="00FF017B">
            <w:pPr>
              <w:pStyle w:val="TableParagraph"/>
              <w:spacing w:before="40" w:after="40"/>
              <w:ind w:left="86"/>
            </w:pPr>
            <w:r>
              <w:rPr>
                <w:sz w:val="17"/>
              </w:rPr>
              <w:t>SE¼SE¼</w:t>
            </w:r>
          </w:p>
        </w:tc>
      </w:tr>
      <w:tr w:rsidR="00077796" w14:paraId="03681345" w14:textId="77777777">
        <w:trPr/>
        <w:tc>
          <w:tcPr>
            <w:tcW w:w="2880" w:type="dxa"/>
          </w:tcPr>
          <w:p w14:paraId="0EE63A84" w14:textId="77777777" w:rsidR="00077796" w:rsidRDefault="00077796">
            <w:pPr>
              <w:pStyle w:val="TableParagraph"/>
              <w:spacing w:before="40" w:after="40"/>
              <w:ind w:left="86"/>
            </w:pPr>
          </w:p>
        </w:tc>
        <w:tc>
          <w:tcPr>
            <w:tcW w:w="2304" w:type="dxa"/>
          </w:tcPr>
          <w:p w14:paraId="315FA0D6" w14:textId="77777777" w:rsidR="00077796" w:rsidRDefault="00077796">
            <w:pPr>
              <w:pStyle w:val="TableParagraph"/>
              <w:spacing w:before="40" w:after="40"/>
              <w:ind w:left="86"/>
            </w:pPr>
          </w:p>
        </w:tc>
        <w:tc>
          <w:tcPr>
            <w:tcW w:w="1296" w:type="dxa"/>
          </w:tcPr>
          <w:p w14:paraId="3CAA0523" w14:textId="77777777" w:rsidR="00077796" w:rsidRDefault="00FF017B">
            <w:pPr>
              <w:pStyle w:val="TableParagraph"/>
              <w:spacing w:before="40" w:after="40"/>
              <w:ind w:left="86"/>
            </w:pPr>
          </w:p>
        </w:tc>
        <w:tc>
          <w:tcPr>
            <w:tcW w:w="3600" w:type="dxa"/>
          </w:tcPr>
          <w:p w14:paraId="6193EFEC" w14:textId="77777777" w:rsidR="00077796" w:rsidRDefault="00FF017B">
            <w:pPr>
              <w:pStyle w:val="TableParagraph"/>
              <w:spacing w:before="40" w:after="40"/>
              <w:ind w:left="86"/>
            </w:pPr>
          </w:p>
        </w:tc>
      </w:tr>
      <w:tr w:rsidR="00077796" w14:paraId="3DB2043E" w14:textId="77777777">
        <w:tc>
          <w:tcPr>
            <w:tcW w:w="2880" w:type="dxa"/>
          </w:tcPr>
          <w:p w14:paraId="4AB7EC12" w14:textId="77777777" w:rsidR="00077796" w:rsidRDefault="00077796">
            <w:pPr>
              <w:pStyle w:val="TableParagraph"/>
              <w:spacing w:before="40" w:after="40"/>
              <w:ind w:left="86"/>
            </w:pPr>
          </w:p>
        </w:tc>
        <w:tc>
          <w:tcPr>
            <w:tcW w:w="2304" w:type="dxa"/>
          </w:tcPr>
          <w:p w14:paraId="0CE85C9D" w14:textId="77777777" w:rsidR="00077796" w:rsidRDefault="00FF017B">
            <w:pPr>
              <w:pStyle w:val="TableParagraph"/>
              <w:spacing w:before="40" w:after="40"/>
              <w:ind w:left="86"/>
            </w:pPr>
            <w:r>
              <w:rPr>
                <w:sz w:val="17"/>
              </w:rPr>
              <w:t>T.19N., R.26E.</w:t>
            </w:r>
          </w:p>
        </w:tc>
        <w:tc>
          <w:tcPr>
            <w:tcW w:w="1296" w:type="dxa"/>
          </w:tcPr>
          <w:p w14:paraId="49359FFE" w14:textId="77777777" w:rsidR="00077796" w:rsidRDefault="00FF017B">
            <w:pPr>
              <w:pStyle w:val="TableParagraph"/>
              <w:spacing w:before="40" w:after="40"/>
              <w:ind w:left="86"/>
            </w:pPr>
            <w:r>
              <w:rPr>
                <w:sz w:val="17"/>
              </w:rPr>
              <w:t>2</w:t>
            </w:r>
          </w:p>
        </w:tc>
        <w:tc>
          <w:tcPr>
            <w:tcW w:w="3600" w:type="dxa"/>
          </w:tcPr>
          <w:p w14:paraId="2947AC84" w14:textId="77777777" w:rsidR="00077796" w:rsidRDefault="00FF017B">
            <w:pPr>
              <w:pStyle w:val="TableParagraph"/>
              <w:spacing w:before="40" w:after="40"/>
              <w:ind w:left="86"/>
            </w:pPr>
            <w:r>
              <w:rPr>
                <w:sz w:val="17"/>
              </w:rPr>
              <w:t>Lot 4</w:t>
            </w:r>
          </w:p>
        </w:tc>
      </w:tr>
      <w:tr w:rsidR="00077796" w14:paraId="23E57ED8" w14:textId="77777777">
        <w:trPr/>
        <w:tc>
          <w:tcPr>
            <w:tcW w:w="2880" w:type="dxa"/>
          </w:tcPr>
          <w:p w14:paraId="71599284" w14:textId="77777777" w:rsidR="00077796" w:rsidRDefault="00077796">
            <w:pPr>
              <w:pStyle w:val="TableParagraph"/>
              <w:spacing w:before="40" w:after="40"/>
              <w:ind w:left="86"/>
            </w:pPr>
          </w:p>
        </w:tc>
        <w:tc>
          <w:tcPr>
            <w:tcW w:w="2304" w:type="dxa"/>
          </w:tcPr>
          <w:p w14:paraId="1456C38C" w14:textId="77777777" w:rsidR="00077796" w:rsidRDefault="00077796">
            <w:pPr>
              <w:pStyle w:val="TableParagraph"/>
              <w:spacing w:before="40" w:after="40"/>
              <w:ind w:left="86"/>
            </w:pPr>
          </w:p>
        </w:tc>
        <w:tc>
          <w:tcPr>
            <w:tcW w:w="1296" w:type="dxa"/>
          </w:tcPr>
          <w:p w14:paraId="5F98936C" w14:textId="77777777" w:rsidR="00077796" w:rsidRDefault="00FF017B">
            <w:pPr>
              <w:pStyle w:val="TableParagraph"/>
              <w:spacing w:before="40" w:after="40"/>
              <w:ind w:left="86"/>
            </w:pPr>
          </w:p>
        </w:tc>
        <w:tc>
          <w:tcPr>
            <w:tcW w:w="3600" w:type="dxa"/>
          </w:tcPr>
          <w:p w14:paraId="7B5C6D99" w14:textId="77777777" w:rsidR="00077796" w:rsidRDefault="00FF017B">
            <w:pPr>
              <w:pStyle w:val="TableParagraph"/>
              <w:spacing w:before="40" w:after="40"/>
              <w:ind w:left="86"/>
            </w:pPr>
          </w:p>
        </w:tc>
      </w:tr>
      <w:tr w:rsidR="00077796" w14:paraId="59BC7C86" w14:textId="77777777">
        <w:tc>
          <w:tcPr>
            <w:tcW w:w="2880" w:type="dxa"/>
          </w:tcPr>
          <w:p w14:paraId="363FEC7A" w14:textId="77777777" w:rsidR="00077796" w:rsidRDefault="00FF017B">
            <w:pPr>
              <w:pStyle w:val="TableParagraph"/>
              <w:spacing w:before="40" w:after="40"/>
              <w:ind w:left="86"/>
            </w:pPr>
            <w:r>
              <w:rPr>
                <w:sz w:val="17"/>
              </w:rPr>
              <w:t>Corner Crossing 2</w:t>
            </w:r>
          </w:p>
          <w:p w14:paraId="1C64BC0C" w14:textId="77777777" w:rsidR="00AA023B" w:rsidRDefault="00957F15">
            <w:pPr>
              <w:pStyle w:val="TableParagraph"/>
              <w:spacing w:before="40" w:after="40"/>
              <w:ind w:left="86"/>
              <w:rPr/>
            </w:pPr>
          </w:p>
        </w:tc>
        <w:tc>
          <w:tcPr>
            <w:tcW w:w="2304" w:type="dxa"/>
          </w:tcPr>
          <w:p w14:paraId="4D5FCD26" w14:textId="77777777" w:rsidR="00077796" w:rsidRDefault="00FF017B">
            <w:pPr>
              <w:pStyle w:val="TableParagraph"/>
              <w:spacing w:before="40" w:after="40"/>
              <w:ind w:left="86"/>
            </w:pPr>
            <w:r>
              <w:rPr>
                <w:sz w:val="17"/>
              </w:rPr>
              <w:t>T.19N., R.26E.</w:t>
            </w:r>
          </w:p>
        </w:tc>
        <w:tc>
          <w:tcPr>
            <w:tcW w:w="1296" w:type="dxa"/>
          </w:tcPr>
          <w:p w14:paraId="6F4E19EC" w14:textId="77777777" w:rsidR="00077796" w:rsidRDefault="00FF017B">
            <w:pPr>
              <w:pStyle w:val="TableParagraph"/>
              <w:spacing w:before="40" w:after="40"/>
              <w:ind w:left="86"/>
            </w:pPr>
            <w:r>
              <w:rPr>
                <w:sz w:val="17"/>
              </w:rPr>
              <w:t>2</w:t>
            </w:r>
          </w:p>
        </w:tc>
        <w:tc>
          <w:tcPr>
            <w:tcW w:w="3600" w:type="dxa"/>
          </w:tcPr>
          <w:p w14:paraId="22455AE3" w14:textId="77777777" w:rsidR="00077796" w:rsidRDefault="00FF017B">
            <w:pPr>
              <w:pStyle w:val="TableParagraph"/>
              <w:spacing w:before="40" w:after="40"/>
              <w:ind w:left="86"/>
            </w:pPr>
            <w:r>
              <w:rPr>
                <w:sz w:val="17"/>
              </w:rPr>
              <w:t>Lot 1</w:t>
            </w:r>
          </w:p>
        </w:tc>
      </w:tr>
      <w:tr w:rsidR="00077796" w14:paraId="2475D5EB" w14:textId="77777777">
        <w:trPr/>
        <w:tc>
          <w:tcPr>
            <w:tcW w:w="2880" w:type="dxa"/>
          </w:tcPr>
          <w:p w14:paraId="2F01F427" w14:textId="77777777" w:rsidR="00077796" w:rsidRDefault="00077796">
            <w:pPr>
              <w:pStyle w:val="TableParagraph"/>
              <w:spacing w:before="40" w:after="40"/>
              <w:ind w:left="86"/>
            </w:pPr>
          </w:p>
        </w:tc>
        <w:tc>
          <w:tcPr>
            <w:tcW w:w="2304" w:type="dxa"/>
          </w:tcPr>
          <w:p w14:paraId="79003CFA" w14:textId="77777777" w:rsidR="00077796" w:rsidRDefault="00077796">
            <w:pPr>
              <w:pStyle w:val="TableParagraph"/>
              <w:spacing w:before="40" w:after="40"/>
              <w:ind w:left="86"/>
            </w:pPr>
          </w:p>
        </w:tc>
        <w:tc>
          <w:tcPr>
            <w:tcW w:w="1296" w:type="dxa"/>
          </w:tcPr>
          <w:p w14:paraId="19304799" w14:textId="77777777" w:rsidR="00077796" w:rsidRDefault="00FF017B">
            <w:pPr>
              <w:pStyle w:val="TableParagraph"/>
              <w:spacing w:before="40" w:after="40"/>
              <w:ind w:left="86"/>
            </w:pPr>
          </w:p>
        </w:tc>
        <w:tc>
          <w:tcPr>
            <w:tcW w:w="3600" w:type="dxa"/>
          </w:tcPr>
          <w:p w14:paraId="6C3766F6" w14:textId="77777777" w:rsidR="00077796" w:rsidRDefault="00FF017B">
            <w:pPr>
              <w:pStyle w:val="TableParagraph"/>
              <w:spacing w:before="40" w:after="40"/>
              <w:ind w:left="86"/>
            </w:pPr>
          </w:p>
        </w:tc>
      </w:tr>
      <w:tr w:rsidR="00077796" w14:paraId="389269F2" w14:textId="77777777">
        <w:trPr/>
        <w:tc>
          <w:tcPr>
            <w:tcW w:w="2880" w:type="dxa"/>
          </w:tcPr>
          <w:p w14:paraId="579C573C" w14:textId="77777777" w:rsidR="00077796" w:rsidRDefault="00077796">
            <w:pPr>
              <w:pStyle w:val="TableParagraph"/>
              <w:spacing w:before="40" w:after="40"/>
              <w:ind w:left="86"/>
            </w:pPr>
          </w:p>
        </w:tc>
        <w:tc>
          <w:tcPr>
            <w:tcW w:w="2304" w:type="dxa"/>
          </w:tcPr>
          <w:p w14:paraId="23CB81D9" w14:textId="77777777" w:rsidR="00077796" w:rsidRDefault="00FF017B">
            <w:pPr>
              <w:pStyle w:val="TableParagraph"/>
              <w:spacing w:before="40" w:after="40"/>
              <w:ind w:left="86"/>
            </w:pPr>
          </w:p>
        </w:tc>
        <w:tc>
          <w:tcPr>
            <w:tcW w:w="1296" w:type="dxa"/>
          </w:tcPr>
          <w:p w14:paraId="51412EA2" w14:textId="77777777" w:rsidR="00077796" w:rsidRDefault="00FF017B">
            <w:pPr>
              <w:pStyle w:val="TableParagraph"/>
              <w:spacing w:before="40" w:after="40"/>
              <w:ind w:left="86"/>
            </w:pPr>
          </w:p>
        </w:tc>
        <w:tc>
          <w:tcPr>
            <w:tcW w:w="3600" w:type="dxa"/>
          </w:tcPr>
          <w:p w14:paraId="4CA6DDA9" w14:textId="77777777" w:rsidR="00077796" w:rsidRDefault="00FF017B">
            <w:pPr>
              <w:pStyle w:val="TableParagraph"/>
              <w:spacing w:before="40" w:after="40"/>
              <w:ind w:left="86"/>
            </w:pPr>
          </w:p>
        </w:tc>
      </w:tr>
      <w:tr w:rsidR="00077796" w14:paraId="030C9DE6" w14:textId="77777777">
        <w:tc>
          <w:tcPr>
            <w:tcW w:w="2880" w:type="dxa"/>
          </w:tcPr>
          <w:p w14:paraId="63F742AD" w14:textId="77777777" w:rsidR="00077796" w:rsidRDefault="00FF017B">
            <w:pPr>
              <w:pStyle w:val="TableParagraph"/>
              <w:spacing w:before="40" w:after="40"/>
              <w:ind w:left="86"/>
            </w:pPr>
            <w:r>
              <w:rPr>
                <w:sz w:val="17"/>
              </w:rPr>
              <w:t>Corner Crossing 3</w:t>
            </w:r>
          </w:p>
        </w:tc>
        <w:tc>
          <w:tcPr>
            <w:tcW w:w="2304" w:type="dxa"/>
          </w:tcPr>
          <w:p w14:paraId="1FC5D7EB" w14:textId="77777777" w:rsidR="00077796" w:rsidRDefault="00FF017B">
            <w:pPr>
              <w:pStyle w:val="TableParagraph"/>
              <w:spacing w:before="40" w:after="40"/>
              <w:ind w:left="86"/>
            </w:pPr>
            <w:r>
              <w:rPr>
                <w:sz w:val="17"/>
              </w:rPr>
              <w:t>T.19N., R.26E.</w:t>
            </w:r>
          </w:p>
        </w:tc>
        <w:tc>
          <w:tcPr>
            <w:tcW w:w="1296" w:type="dxa"/>
          </w:tcPr>
          <w:p w14:paraId="03F90986" w14:textId="77777777" w:rsidR="00077796" w:rsidRDefault="00FF017B">
            <w:pPr>
              <w:pStyle w:val="TableParagraph"/>
              <w:spacing w:before="40" w:after="40"/>
              <w:ind w:left="86"/>
            </w:pPr>
            <w:r>
              <w:rPr>
                <w:sz w:val="17"/>
              </w:rPr>
              <w:t>2</w:t>
            </w:r>
          </w:p>
        </w:tc>
        <w:tc>
          <w:tcPr>
            <w:tcW w:w="3600" w:type="dxa"/>
          </w:tcPr>
          <w:p w14:paraId="03EF012C" w14:textId="77777777" w:rsidR="00077796" w:rsidRDefault="00FF017B">
            <w:pPr>
              <w:pStyle w:val="TableParagraph"/>
              <w:spacing w:before="40" w:after="40"/>
              <w:ind w:left="86"/>
            </w:pPr>
            <w:r>
              <w:rPr>
                <w:sz w:val="17"/>
              </w:rPr>
              <w:t>SW¼SW¼</w:t>
            </w:r>
          </w:p>
        </w:tc>
      </w:tr>
      <w:tr w:rsidR="00077796" w14:paraId="501CB4DF" w14:textId="77777777">
        <w:tc>
          <w:tcPr>
            <w:tcW w:w="2880" w:type="dxa"/>
          </w:tcPr>
          <w:p w14:paraId="16123AC7" w14:textId="77777777" w:rsidR="00077796" w:rsidRDefault="00077796">
            <w:pPr>
              <w:pStyle w:val="TableParagraph"/>
              <w:spacing w:before="40" w:after="40"/>
              <w:ind w:left="86"/>
            </w:pPr>
          </w:p>
        </w:tc>
        <w:tc>
          <w:tcPr>
            <w:tcW w:w="2304" w:type="dxa"/>
          </w:tcPr>
          <w:p w14:paraId="54659CF1" w14:textId="77777777" w:rsidR="00077796" w:rsidRDefault="00077796">
            <w:pPr>
              <w:pStyle w:val="TableParagraph"/>
              <w:spacing w:before="40" w:after="40"/>
              <w:ind w:left="86"/>
            </w:pPr>
          </w:p>
        </w:tc>
        <w:tc>
          <w:tcPr>
            <w:tcW w:w="1296" w:type="dxa"/>
          </w:tcPr>
          <w:p w14:paraId="5942A051" w14:textId="77777777" w:rsidR="00077796" w:rsidRDefault="00FF017B">
            <w:pPr>
              <w:pStyle w:val="TableParagraph"/>
              <w:spacing w:before="40" w:after="40"/>
              <w:ind w:left="86"/>
            </w:pPr>
            <w:r>
              <w:rPr>
                <w:sz w:val="17"/>
              </w:rPr>
              <w:t>10</w:t>
            </w:r>
          </w:p>
        </w:tc>
        <w:tc>
          <w:tcPr>
            <w:tcW w:w="3600" w:type="dxa"/>
          </w:tcPr>
          <w:p w14:paraId="6C0D2A4D" w14:textId="77777777" w:rsidR="00077796" w:rsidRDefault="00FF017B">
            <w:pPr>
              <w:pStyle w:val="TableParagraph"/>
              <w:spacing w:before="40" w:after="40"/>
              <w:ind w:left="86"/>
            </w:pPr>
            <w:r>
              <w:rPr>
                <w:sz w:val="17"/>
              </w:rPr>
              <w:t>NE¼NE¼</w:t>
            </w:r>
          </w:p>
        </w:tc>
      </w:tr>
      <w:tr w:rsidR="00077796" w14:paraId="49DD928B" w14:textId="77777777">
        <w:trPr/>
        <w:tc>
          <w:tcPr>
            <w:tcW w:w="2880" w:type="dxa"/>
          </w:tcPr>
          <w:p w14:paraId="7853B43D" w14:textId="77777777" w:rsidR="00077796" w:rsidRDefault="00077796">
            <w:pPr>
              <w:pStyle w:val="TableParagraph"/>
              <w:spacing w:before="40" w:after="40"/>
              <w:ind w:left="86"/>
            </w:pPr>
          </w:p>
        </w:tc>
        <w:tc>
          <w:tcPr>
            <w:tcW w:w="2304" w:type="dxa"/>
          </w:tcPr>
          <w:p w14:paraId="3E367136" w14:textId="77777777" w:rsidR="00077796" w:rsidRDefault="00077796">
            <w:pPr>
              <w:pStyle w:val="TableParagraph"/>
              <w:spacing w:before="40" w:after="40"/>
              <w:ind w:left="86"/>
            </w:pPr>
          </w:p>
        </w:tc>
        <w:tc>
          <w:tcPr>
            <w:tcW w:w="1296" w:type="dxa"/>
          </w:tcPr>
          <w:p w14:paraId="49A1F191" w14:textId="77777777" w:rsidR="00077796" w:rsidRDefault="00FF017B">
            <w:pPr>
              <w:pStyle w:val="TableParagraph"/>
              <w:spacing w:before="40" w:after="40"/>
              <w:ind w:left="86"/>
            </w:pPr>
          </w:p>
        </w:tc>
        <w:tc>
          <w:tcPr>
            <w:tcW w:w="3600" w:type="dxa"/>
          </w:tcPr>
          <w:p w14:paraId="64BD366B" w14:textId="77777777" w:rsidR="00077796" w:rsidRDefault="00FF017B">
            <w:pPr>
              <w:pStyle w:val="TableParagraph"/>
              <w:spacing w:before="40" w:after="40"/>
              <w:ind w:left="86"/>
            </w:pPr>
          </w:p>
        </w:tc>
      </w:tr>
      <w:tr w:rsidR="00077796" w14:paraId="6ABDB8F9" w14:textId="77777777">
        <w:tc>
          <w:tcPr>
            <w:tcW w:w="2880" w:type="dxa"/>
          </w:tcPr>
          <w:p w14:paraId="544BB902" w14:textId="77777777" w:rsidR="00077796" w:rsidRDefault="00FF017B">
            <w:pPr>
              <w:pStyle w:val="TableParagraph"/>
              <w:spacing w:before="40" w:after="40"/>
              <w:ind w:left="86"/>
            </w:pPr>
            <w:r>
              <w:rPr>
                <w:sz w:val="17"/>
              </w:rPr>
              <w:t>Corner Crossing 4</w:t>
            </w:r>
          </w:p>
        </w:tc>
        <w:tc>
          <w:tcPr>
            <w:tcW w:w="2304" w:type="dxa"/>
          </w:tcPr>
          <w:p w14:paraId="78056BBF" w14:textId="77777777" w:rsidR="00077796" w:rsidRDefault="00FF017B">
            <w:pPr>
              <w:pStyle w:val="TableParagraph"/>
              <w:spacing w:before="40" w:after="40"/>
              <w:ind w:left="86"/>
            </w:pPr>
            <w:r>
              <w:rPr>
                <w:sz w:val="17"/>
              </w:rPr>
              <w:t>T.19N., R.26E.</w:t>
            </w:r>
          </w:p>
        </w:tc>
        <w:tc>
          <w:tcPr>
            <w:tcW w:w="1296" w:type="dxa"/>
          </w:tcPr>
          <w:p w14:paraId="03037F6B" w14:textId="77777777" w:rsidR="00077796" w:rsidRDefault="00FF017B">
            <w:pPr>
              <w:pStyle w:val="TableParagraph"/>
              <w:spacing w:before="40" w:after="40"/>
              <w:ind w:left="86"/>
            </w:pPr>
            <w:r>
              <w:rPr>
                <w:sz w:val="17"/>
              </w:rPr>
              <w:t>2</w:t>
            </w:r>
          </w:p>
        </w:tc>
        <w:tc>
          <w:tcPr>
            <w:tcW w:w="3600" w:type="dxa"/>
          </w:tcPr>
          <w:p w14:paraId="383BD741" w14:textId="77777777" w:rsidR="00077796" w:rsidRDefault="00FF017B">
            <w:pPr>
              <w:pStyle w:val="TableParagraph"/>
              <w:spacing w:before="40" w:after="40"/>
              <w:ind w:left="86"/>
            </w:pPr>
            <w:r>
              <w:rPr>
                <w:sz w:val="17"/>
              </w:rPr>
              <w:t>SE¼SE¼</w:t>
            </w:r>
          </w:p>
        </w:tc>
      </w:tr>
      <w:tr w:rsidR="00077796" w14:paraId="4A825D8A" w14:textId="77777777">
        <w:trPr/>
        <w:tc>
          <w:tcPr>
            <w:tcW w:w="2880" w:type="dxa"/>
          </w:tcPr>
          <w:p w14:paraId="0B6E0991" w14:textId="77777777" w:rsidR="00077796" w:rsidRDefault="00077796">
            <w:pPr>
              <w:pStyle w:val="TableParagraph"/>
              <w:spacing w:before="40" w:after="40"/>
              <w:ind w:left="86"/>
            </w:pPr>
          </w:p>
        </w:tc>
        <w:tc>
          <w:tcPr>
            <w:tcW w:w="2304" w:type="dxa"/>
          </w:tcPr>
          <w:p w14:paraId="1771C2BD" w14:textId="77777777" w:rsidR="00077796" w:rsidRDefault="00077796">
            <w:pPr>
              <w:pStyle w:val="TableParagraph"/>
              <w:spacing w:before="40" w:after="40"/>
              <w:ind w:left="86"/>
            </w:pPr>
          </w:p>
        </w:tc>
        <w:tc>
          <w:tcPr>
            <w:tcW w:w="1296" w:type="dxa"/>
          </w:tcPr>
          <w:p w14:paraId="024895F2" w14:textId="77777777" w:rsidR="00077796" w:rsidRDefault="00FF017B">
            <w:pPr>
              <w:pStyle w:val="TableParagraph"/>
              <w:spacing w:before="40" w:after="40"/>
              <w:ind w:left="86"/>
            </w:pPr>
          </w:p>
        </w:tc>
        <w:tc>
          <w:tcPr>
            <w:tcW w:w="3600" w:type="dxa"/>
          </w:tcPr>
          <w:p w14:paraId="35AD0AC1" w14:textId="77777777" w:rsidR="00077796" w:rsidRDefault="00FF017B">
            <w:pPr>
              <w:pStyle w:val="TableParagraph"/>
              <w:spacing w:before="40" w:after="40"/>
              <w:ind w:left="86"/>
            </w:pPr>
          </w:p>
        </w:tc>
      </w:tr>
      <w:tr w:rsidR="00077796" w14:paraId="5BA1542E" w14:textId="77777777">
        <w:tc>
          <w:tcPr>
            <w:tcW w:w="2880" w:type="dxa"/>
          </w:tcPr>
          <w:p w14:paraId="064B564C" w14:textId="77777777" w:rsidR="00077796" w:rsidRDefault="00077796">
            <w:pPr>
              <w:pStyle w:val="TableParagraph"/>
              <w:spacing w:before="40" w:after="40"/>
              <w:ind w:left="86"/>
            </w:pPr>
          </w:p>
        </w:tc>
        <w:tc>
          <w:tcPr>
            <w:tcW w:w="2304" w:type="dxa"/>
          </w:tcPr>
          <w:p w14:paraId="133A48F3" w14:textId="77777777" w:rsidR="00077796" w:rsidRDefault="00077796">
            <w:pPr>
              <w:pStyle w:val="TableParagraph"/>
              <w:spacing w:before="40" w:after="40"/>
              <w:ind w:left="86"/>
            </w:pPr>
          </w:p>
        </w:tc>
        <w:tc>
          <w:tcPr>
            <w:tcW w:w="1296" w:type="dxa"/>
          </w:tcPr>
          <w:p w14:paraId="3E0D539E" w14:textId="77777777" w:rsidR="00077796" w:rsidRDefault="00FF017B">
            <w:pPr>
              <w:pStyle w:val="TableParagraph"/>
              <w:spacing w:before="40" w:after="40"/>
              <w:ind w:left="86"/>
            </w:pPr>
            <w:r>
              <w:rPr>
                <w:sz w:val="17"/>
              </w:rPr>
              <w:t>12</w:t>
            </w:r>
          </w:p>
        </w:tc>
        <w:tc>
          <w:tcPr>
            <w:tcW w:w="3600" w:type="dxa"/>
          </w:tcPr>
          <w:p w14:paraId="204D96DD" w14:textId="77777777" w:rsidR="00077796" w:rsidRDefault="00FF017B">
            <w:pPr>
              <w:pStyle w:val="TableParagraph"/>
              <w:spacing w:before="40" w:after="40"/>
              <w:ind w:left="86"/>
            </w:pPr>
            <w:r>
              <w:rPr>
                <w:sz w:val="17"/>
              </w:rPr>
              <w:t>NW¼NW¼</w:t>
            </w:r>
          </w:p>
        </w:tc>
      </w:tr>
      <w:tr w:rsidR="00077796" w14:paraId="4070763F" w14:textId="77777777">
        <w:trPr/>
        <w:tc>
          <w:tcPr>
            <w:tcW w:w="2880" w:type="dxa"/>
          </w:tcPr>
          <w:p w14:paraId="7489D40C" w14:textId="77777777" w:rsidR="00077796" w:rsidRDefault="00FF017B">
            <w:pPr>
              <w:pStyle w:val="TableParagraph"/>
              <w:spacing w:before="40" w:after="40"/>
              <w:ind w:left="86"/>
            </w:pPr>
            <w:commentRangeStart w:id="14"/>
            <w:del w:id="90203" w:author="Permitting Desk" w:date="2026-09-25T09:00:00Z">
              <w:r>
                <w:rPr>
                  <w:sz w:val="17"/>
                </w:rPr>
                <w:delText xml:space="preserve">Transmission</w:delText>
              </w:r>
            </w:del>
            <w:ins w:id="90204" w:author="Permitting Desk" w:date="2026-09-25T09:00:00Z">
              <w:r>
                <w:rPr>
                  <w:sz w:val="17"/>
                </w:rPr>
                <w:t xml:space="preserve">Hart</w:t>
              </w:r>
            </w:ins>
            <w:r>
              <w:rPr>
                <w:sz w:val="17"/>
              </w:rPr>
              <w:t xml:space="preserve"> </w:t>
            </w:r>
            <w:del w:id="90205" w:author="Permitting Desk" w:date="2026-09-25T09:00:00Z">
              <w:r>
                <w:rPr>
                  <w:sz w:val="17"/>
                </w:rPr>
                <w:delText xml:space="preserve">Easement</w:delText>
              </w:r>
            </w:del>
            <w:ins w:id="90206" w:author="Permitting Desk" w:date="2026-09-25T09:00:00Z">
              <w:r>
                <w:rPr>
                  <w:sz w:val="17"/>
                </w:rPr>
                <w:t xml:space="preserve">Lane Access Road Segment</w:t>
              </w:r>
            </w:ins>
            <w:commentRangeEnd w:id="14"/>
            <w:r>
              <w:rPr>
                <w:rStyle w:val="CommentReference"/>
              </w:rPr>
              <w:commentReference w:id="14"/>
            </w:r>
          </w:p>
        </w:tc>
        <w:tc>
          <w:tcPr>
            <w:tcW w:w="2304" w:type="dxa"/>
          </w:tcPr>
          <w:p w14:paraId="068F5118" w14:textId="77777777" w:rsidR="00077796" w:rsidRDefault="00FF017B">
            <w:pPr>
              <w:pStyle w:val="TableParagraph"/>
              <w:spacing w:before="40" w:after="40"/>
              <w:ind w:left="86"/>
            </w:pPr>
            <w:del w:id="90207" w:author="Permitting Desk" w:date="2026-09-25T09:00:00Z">
              <w:r>
                <w:rPr>
                  <w:sz w:val="17"/>
                </w:rPr>
                <w:delText xml:space="preserve">T.19N., R.26E.</w:delText>
              </w:r>
            </w:del>
            <w:ins w:id="90208" w:author="Permitting Desk" w:date="2026-09-25T09:00:00Z">
              <w:r>
                <w:rPr>
                  <w:sz w:val="17"/>
                </w:rPr>
                <w:t xml:space="preserve">[INSERT]</w:t>
              </w:r>
            </w:ins>
          </w:p>
        </w:tc>
        <w:tc>
          <w:tcPr>
            <w:tcW w:w="1296" w:type="dxa"/>
          </w:tcPr>
          <w:p w14:paraId="29AFEB63" w14:textId="77205EF3" w:rsidR="00077796" w:rsidRDefault="00FF017B">
            <w:pPr>
              <w:pStyle w:val="TableParagraph"/>
              <w:spacing w:before="40" w:after="40"/>
              <w:ind w:left="86"/>
            </w:pPr>
            <w:del w:id="90209" w:author="Permitting Desk" w:date="2026-09-25T09:00:00Z">
              <w:r>
                <w:rPr>
                  <w:sz w:val="17"/>
                </w:rPr>
                <w:delText xml:space="preserve">2</w:delText>
              </w:r>
            </w:del>
            <w:ins w:id="90210" w:author="Permitting Desk" w:date="2026-09-25T09:00:00Z">
              <w:r>
                <w:rPr>
                  <w:sz w:val="17"/>
                </w:rPr>
                <w:t xml:space="preserve">[INSERT]</w:t>
              </w:r>
            </w:ins>
          </w:p>
        </w:tc>
        <w:tc>
          <w:tcPr>
            <w:tcW w:w="3600" w:type="dxa"/>
          </w:tcPr>
          <w:p w14:paraId="07BEDEA8" w14:textId="77777777" w:rsidR="00077796" w:rsidRDefault="00FF017B">
            <w:pPr>
              <w:pStyle w:val="TableParagraph"/>
              <w:spacing w:before="40" w:after="40"/>
              <w:ind w:left="86"/>
            </w:pPr>
            <w:del w:id="90211" w:author="Permitting Desk" w:date="2026-09-25T09:00:00Z">
              <w:r>
                <w:rPr>
                  <w:sz w:val="17"/>
                </w:rPr>
                <w:delText xml:space="preserve">Lot</w:delText>
              </w:r>
            </w:del>
            <w:ins w:id="90212" w:author="Permitting Desk" w:date="2026-09-25T09:00:00Z">
              <w:r>
                <w:rPr>
                  <w:sz w:val="17"/>
                </w:rPr>
                <w:t xml:space="preserve">[INSERT:</w:t>
              </w:r>
            </w:ins>
            <w:r>
              <w:rPr>
                <w:sz w:val="17"/>
              </w:rPr>
              <w:t xml:space="preserve"> </w:t>
            </w:r>
            <w:del w:id="90213" w:author="Permitting Desk" w:date="2026-09-25T09:00:00Z">
              <w:r>
                <w:rPr>
                  <w:sz w:val="17"/>
                </w:rPr>
                <w:delText xml:space="preserve">4</w:delText>
              </w:r>
            </w:del>
            <w:ins w:id="90214" w:author="Permitting Desk" w:date="2026-09-25T09:00:00Z">
              <w:r>
                <w:rPr>
                  <w:sz w:val="17"/>
                </w:rPr>
                <w:t xml:space="preserve">aliquot parts along the existing gravel road alignment]</w:t>
              </w:r>
            </w:ins>
          </w:p>
        </w:tc>
      </w:tr>
      <w:tr w:rsidR="00077796" w14:paraId="4E7DF32A" w14:textId="77777777">
        <w:trPr>
          <w:del w:id="90215" w:author="Permitting Desk" w:date="2026-09-25T09:00:00Z"/>
        </w:trPr>
        <w:tc>
          <w:tcPr>
            <w:tcW w:w="2880" w:type="dxa"/>
          </w:tcPr>
          <w:p w14:paraId="357536F7" w14:textId="77777777" w:rsidR="00077796" w:rsidRDefault="00077796">
            <w:pPr>
              <w:pStyle w:val="TableParagraph"/>
              <w:spacing w:before="40" w:after="40"/>
              <w:ind w:left="86"/>
              <w:rPr>
                <w:del w:id="90216" w:author="Permitting Desk" w:date="2026-09-25T09:00:00Z"/>
              </w:rPr>
            </w:pPr>
          </w:p>
        </w:tc>
        <w:tc>
          <w:tcPr>
            <w:tcW w:w="2304" w:type="dxa"/>
          </w:tcPr>
          <w:p w14:paraId="6CCA60AB" w14:textId="77777777" w:rsidR="00077796" w:rsidRDefault="00077796">
            <w:pPr>
              <w:pStyle w:val="TableParagraph"/>
              <w:spacing w:before="40" w:after="40"/>
              <w:ind w:left="86"/>
              <w:rPr>
                <w:del w:id="90217" w:author="Permitting Desk" w:date="2026-09-25T09:00:00Z"/>
              </w:rPr>
            </w:pPr>
          </w:p>
        </w:tc>
        <w:tc>
          <w:tcPr>
            <w:tcW w:w="1296" w:type="dxa"/>
          </w:tcPr>
          <w:p w14:paraId="2AEB7024" w14:textId="77777777" w:rsidR="00077796" w:rsidRDefault="00077796">
            <w:pPr>
              <w:pStyle w:val="TableParagraph"/>
              <w:spacing w:before="40" w:after="40"/>
              <w:ind w:left="86"/>
              <w:rPr>
                <w:del w:id="90218" w:author="Permitting Desk" w:date="2026-09-25T09:00:00Z"/>
              </w:rPr>
            </w:pPr>
          </w:p>
        </w:tc>
        <w:tc>
          <w:tcPr>
            <w:tcW w:w="3600" w:type="dxa"/>
          </w:tcPr>
          <w:p w14:paraId="2539DDD6" w14:textId="77777777" w:rsidR="00077796" w:rsidRDefault="00FF017B">
            <w:pPr>
              <w:pStyle w:val="TableParagraph"/>
              <w:spacing w:before="40" w:after="40"/>
              <w:ind w:left="86"/>
              <w:rPr>
                <w:del w:id="90220" w:author="Permitting Desk" w:date="2026-09-25T09:00:00Z"/>
              </w:rPr>
            </w:pPr>
            <w:del w:id="90219" w:author="Permitting Desk" w:date="2026-09-25T09:00:00Z">
              <w:r>
                <w:rPr>
                  <w:sz w:val="17"/>
                </w:rPr>
                <w:delText>SW¼NW¼</w:delText>
              </w:r>
            </w:del>
          </w:p>
        </w:tc>
      </w:tr>
      <w:tr w:rsidR="00077796" w14:paraId="38001C88" w14:textId="77777777">
        <w:trPr>
          <w:del w:id="90221" w:author="Permitting Desk" w:date="2026-09-25T09:00:00Z"/>
        </w:trPr>
        <w:tc>
          <w:tcPr>
            <w:tcW w:w="2880" w:type="dxa"/>
          </w:tcPr>
          <w:p w14:paraId="199DFDDB" w14:textId="1E69CBD4" w:rsidR="00077796" w:rsidRDefault="00077796">
            <w:pPr>
              <w:pStyle w:val="TableParagraph"/>
              <w:spacing w:before="40" w:after="40"/>
              <w:ind w:left="86"/>
              <w:rPr>
                <w:del w:id="90222" w:author="Permitting Desk" w:date="2026-09-25T09:00:00Z"/>
              </w:rPr>
            </w:pPr>
          </w:p>
        </w:tc>
        <w:tc>
          <w:tcPr>
            <w:tcW w:w="2304" w:type="dxa"/>
          </w:tcPr>
          <w:p w14:paraId="4E892248" w14:textId="77777777" w:rsidR="00077796" w:rsidRDefault="00077796">
            <w:pPr>
              <w:pStyle w:val="TableParagraph"/>
              <w:spacing w:before="40" w:after="40"/>
              <w:ind w:left="86"/>
              <w:rPr>
                <w:del w:id="90223" w:author="Permitting Desk" w:date="2026-09-25T09:00:00Z"/>
              </w:rPr>
            </w:pPr>
          </w:p>
        </w:tc>
        <w:tc>
          <w:tcPr>
            <w:tcW w:w="1296" w:type="dxa"/>
          </w:tcPr>
          <w:p w14:paraId="176E32E6" w14:textId="2F4438DB" w:rsidR="00077796" w:rsidRDefault="00077796">
            <w:pPr>
              <w:pStyle w:val="TableParagraph"/>
              <w:spacing w:before="40" w:after="40"/>
              <w:ind w:left="86"/>
              <w:rPr>
                <w:del w:id="90224" w:author="Permitting Desk" w:date="2026-09-25T09:00:00Z"/>
              </w:rPr>
            </w:pPr>
          </w:p>
        </w:tc>
        <w:tc>
          <w:tcPr>
            <w:tcW w:w="3600" w:type="dxa"/>
          </w:tcPr>
          <w:p w14:paraId="54980F37" w14:textId="77777777" w:rsidR="00077796" w:rsidRDefault="00FF017B">
            <w:pPr>
              <w:pStyle w:val="TableParagraph"/>
              <w:spacing w:before="40" w:after="40"/>
              <w:ind w:left="86"/>
              <w:rPr>
                <w:del w:id="90226" w:author="Permitting Desk" w:date="2026-09-25T09:00:00Z"/>
              </w:rPr>
            </w:pPr>
            <w:del w:id="90225" w:author="Permitting Desk" w:date="2026-09-25T09:00:00Z">
              <w:r>
                <w:rPr>
                  <w:sz w:val="17"/>
                </w:rPr>
                <w:delText>NW¼SW¼</w:delText>
              </w:r>
            </w:del>
          </w:p>
        </w:tc>
      </w:tr>
      <w:tr w:rsidR="00077796" w14:paraId="11616C04" w14:textId="77777777">
        <w:tc>
          <w:tcPr>
            <w:tcW w:w="2880" w:type="dxa"/>
          </w:tcPr>
          <w:p w14:paraId="572755E1" w14:textId="77777777" w:rsidR="00077796" w:rsidRDefault="00FF017B">
            <w:pPr>
              <w:pStyle w:val="TableParagraph"/>
              <w:spacing w:before="40" w:after="40"/>
              <w:ind w:left="86"/>
            </w:pPr>
            <w:r>
              <w:rPr>
                <w:sz w:val="17"/>
              </w:rPr>
              <w:t>Access Roads, Collector Lines, and Utility Lines within the Crossings</w:t>
            </w:r>
          </w:p>
        </w:tc>
        <w:tc>
          <w:tcPr>
            <w:tcW w:w="2304" w:type="dxa"/>
          </w:tcPr>
          <w:p w14:paraId="1B168B88" w14:textId="77777777" w:rsidR="00077796" w:rsidRDefault="00FF017B">
            <w:pPr>
              <w:pStyle w:val="TableParagraph"/>
              <w:spacing w:before="40" w:after="40"/>
              <w:ind w:left="86"/>
            </w:pPr>
            <w:r>
              <w:rPr>
                <w:sz w:val="17"/>
              </w:rPr>
              <w:t>As above</w:t>
            </w:r>
          </w:p>
        </w:tc>
        <w:tc>
          <w:tcPr>
            <w:tcW w:w="1296" w:type="dxa"/>
          </w:tcPr>
          <w:p w14:paraId="4AF39E5F" w14:textId="77777777" w:rsidR="00077796" w:rsidRDefault="00FF017B">
            <w:pPr>
              <w:pStyle w:val="TableParagraph"/>
              <w:spacing w:before="40" w:after="40"/>
              <w:ind w:left="86"/>
            </w:pPr>
            <w:r>
              <w:rPr>
                <w:sz w:val="17"/>
              </w:rPr>
              <w:t>As above</w:t>
            </w:r>
          </w:p>
        </w:tc>
        <w:tc>
          <w:tcPr>
            <w:tcW w:w="3600" w:type="dxa"/>
          </w:tcPr>
          <w:p w14:paraId="7F0F84AA" w14:textId="77777777" w:rsidR="00077796" w:rsidRDefault="00FF017B">
            <w:pPr>
              <w:pStyle w:val="TableParagraph"/>
              <w:spacing w:before="40" w:after="40"/>
              <w:ind w:left="86"/>
            </w:pPr>
            <w:r>
              <w:rPr>
                <w:sz w:val="17"/>
              </w:rPr>
              <w:t>Within the corner crossings listed above</w:t>
            </w:r>
          </w:p>
        </w:tc>
      </w:tr>
      <w:tr w:rsidR="00077796" w14:paraId="60C1758C" w14:textId="77777777">
        <w:tc>
          <w:tcPr>
            <w:tcW w:w="2880" w:type="dxa"/>
          </w:tcPr>
          <w:p w14:paraId="61798B7A" w14:textId="77777777" w:rsidR="00077796" w:rsidRDefault="00FF017B">
            <w:pPr>
              <w:pStyle w:val="TableParagraph"/>
              <w:spacing w:before="40" w:after="40"/>
              <w:ind w:left="86"/>
            </w:pPr>
            <w:r>
              <w:rPr>
                <w:sz w:val="17"/>
              </w:rPr>
              <w:t>Temporary Work Areas</w:t>
            </w:r>
          </w:p>
        </w:tc>
        <w:tc>
          <w:tcPr>
            <w:tcW w:w="2304" w:type="dxa"/>
          </w:tcPr>
          <w:p w14:paraId="0EE89FBD" w14:textId="77777777" w:rsidR="00077796" w:rsidRDefault="00FF017B">
            <w:pPr>
              <w:pStyle w:val="TableParagraph"/>
              <w:spacing w:before="40" w:after="40"/>
              <w:ind w:left="86"/>
            </w:pPr>
            <w:r>
              <w:rPr>
                <w:sz w:val="17"/>
                <w:highlight w:val="yellow"/>
              </w:rPr>
              <w:t>[INSERT]</w:t>
            </w:r>
          </w:p>
        </w:tc>
        <w:tc>
          <w:tcPr>
            <w:tcW w:w="1296" w:type="dxa"/>
          </w:tcPr>
          <w:p w14:paraId="0D44D607" w14:textId="77777777" w:rsidR="00077796" w:rsidRDefault="00FF017B">
            <w:pPr>
              <w:pStyle w:val="TableParagraph"/>
              <w:spacing w:before="40" w:after="40"/>
              <w:ind w:left="86"/>
            </w:pPr>
            <w:r>
              <w:rPr>
                <w:sz w:val="17"/>
                <w:highlight w:val="yellow"/>
              </w:rPr>
              <w:t>[INSERT]</w:t>
            </w:r>
          </w:p>
        </w:tc>
        <w:tc>
          <w:tcPr>
            <w:tcW w:w="3600" w:type="dxa"/>
          </w:tcPr>
          <w:p w14:paraId="24D37F25" w14:textId="77777777" w:rsidR="00077796" w:rsidRDefault="00FF017B">
            <w:pPr>
              <w:pStyle w:val="TableParagraph"/>
              <w:spacing w:before="40" w:after="40"/>
              <w:ind w:left="86"/>
            </w:pPr>
            <w:r>
              <w:rPr>
                <w:sz w:val="17"/>
                <w:highlight w:val="yellow"/>
              </w:rPr>
              <w:t>[INSERT: to be determined following final construction planning]</w:t>
            </w:r>
          </w:p>
        </w:tc>
      </w:tr>
    </w:tbl>
    <w:p w14:paraId="78C76428" w14:textId="77777777" w:rsidR="00077796" w:rsidRDefault="00FF017B">
      <w:pPr>
        <w:pStyle w:val="Heading1"/>
      </w:pPr>
      <w:bookmarkStart w:id="238" w:name="_Toc240358294"/>
      <w:r>
        <w:rPr>
          <w:b w:val="0"/>
        </w:rPr>
        <w:lastRenderedPageBreak/>
        <w:t>Facility Design Factors</w:t>
      </w:r>
      <w:bookmarkEnd w:id="238"/>
    </w:p>
    <w:p w14:paraId="145A4CBE" w14:textId="77777777" w:rsidR="00077796" w:rsidRDefault="00FF017B">
      <w:pPr>
        <w:pStyle w:val="BodyText"/>
        <w:spacing w:after="160"/>
      </w:pPr>
      <w:r>
        <w:t xml:space="preserve">The Project consists of narrow surface corridors across Reclamation-administered land at four section </w:t>
      </w:r>
      <w:del w:id="90227" w:author="Permitting Desk" w:date="2026-09-25T09:00:00Z">
        <w:r>
          <w:delText xml:space="preserve">corners.</w:delText>
        </w:r>
      </w:del>
      <w:ins w:id="90228" w:author="Permitting Desk" w:date="2026-09-25T09:00:00Z">
        <w:r>
          <w:t xml:space="preserve">corners and an improved access road segment on an existing road alignment.</w:t>
        </w:r>
      </w:ins>
      <w:r>
        <w:t xml:space="preserve"> No permanent aboveground structures, buildings, towers, foundations, or guy anchors are proposed within a Reclamation canal, lateral, or drain right-of-way. The design objective is to cross Reclamation land at defined points, oriented approximately perpendicular to the centerline of any Reclamation facility, with the smallest footprint that will carry the required facilities.</w:t>
      </w:r>
    </w:p>
    <w:p w14:paraId="673ED263" w14:textId="27B080F7" w:rsidR="00077796" w:rsidRDefault="0B33BD35">
      <w:pPr>
        <w:pStyle w:val="BodyText"/>
        <w:spacing w:after="160"/>
      </w:pPr>
      <w:r>
        <w:t xml:space="preserve">Access roads. </w:t>
      </w:r>
      <w:r>
        <w:rPr>
          <w:highlight w:val="yellow"/>
        </w:rPr>
        <w:t>[INSERT: typical section, including travel-way width, shoulder width, surfacing material and depth, and cut-and-fill limits]</w:t>
      </w:r>
      <w:r>
        <w:t xml:space="preserve">. Roads within the crossings would be designed to accommodate construction equipment and permanent operation and maintenance access and would incorporate drainage and erosion-control features appropriate to the site. Roads within the crossings are not proposed to be gated or otherwise access-controlled, and Reclamation and TCID operational access would remain unrestricted</w:t>
      </w:r>
      <w:r>
        <w:rPr>
          <w:highlight w:val="yellow"/>
        </w:rPr>
        <w:t>.</w:t>
      </w:r>
    </w:p>
    <w:p>
      <w:pPr>
        <w:pStyle w:val="BodyText"/>
        <w:spacing w:after="160"/>
        <w:rPr>
          <w:ins w:id="90229" w:author="Permitting Desk" w:date="2026-09-25T09:00:00Z"/>
        </w:rPr>
      </w:pPr>
      <w:commentRangeStart w:id="15"/>
      <w:ins w:id="90230" w:author="Permitting Desk" w:date="2026-09-25T09:00:00Z">
        <w:r>
          <w:t xml:space="preserve">Hart Lane access road segment. [INSERT: typical section, paved travel-way width, shoulders, right-of-way width, and drainage]. The segment would be built on the existing gravel road alignment and would be designed to Churchill County road standards for its connection to Hart Lane.</w:t>
        </w:r>
      </w:ins>
      <w:commentRangeEnd w:id="15"/>
      <w:r>
        <w:rPr>
          <w:rStyle w:val="CommentReference"/>
        </w:rPr>
        <w:commentReference w:id="15"/>
      </w:r>
    </w:p>
    <w:p w14:paraId="701A1719" w14:textId="60A16DE9" w:rsidR="00077796" w:rsidRDefault="0B33BD35" w:rsidP="345F98D0">
      <w:pPr>
        <w:pStyle w:val="BodyText"/>
        <w:spacing w:after="160"/>
      </w:pPr>
      <w:r>
        <w:t xml:space="preserve">Collector lines.</w:t>
      </w:r>
      <w:ins w:id="90231" w:author="Permitting Desk" w:date="2026-09-25T09:00:00Z">
        <w:r>
          <w:t xml:space="preserve"> Medium-voltage collector lines are anticipated to operate at 34.5 kV [INSERT: confirm].</w:t>
        </w:r>
      </w:ins>
      <w:r>
        <w:t xml:space="preserve"> If installed overhead, structures would be located outside the Reclamation facility right-of-way and the crossing span would maintain the vertical clearance required by Reclamation above the highest ground elevation within that right-of-way, evaluated at elevated conductor temperature. Whether installed overhead or underground, the following would be provided once design advances; size of line (kV) type and spacing of poles, depth of cover, casing or conduit requirements, and installation method, including whether bored or open cut.</w:t>
      </w:r>
    </w:p>
    <w:p w14:paraId="5F8ECE28" w14:textId="77777777" w:rsidR="00AA023B" w:rsidRDefault="00957F15">
      <w:pPr>
        <w:pStyle w:val="BodyText"/>
        <w:spacing w:after="160"/>
        <w:rPr/>
      </w:pPr>
      <w:r>
        <w:t xml:space="preserve">Water and wastewater lines. Potable water and wastewater conveyance lines within the crossings would be installed underground, with horizontal separation between water and sewer lines consistent with NAC 445A.67155. </w:t>
      </w:r>
      <w:r>
        <w:rPr>
          <w:highlight w:val="yellow"/>
        </w:rPr>
        <w:t>[INSERT: line sizes, materials, depth of cover, and trench typical sections]</w:t>
      </w:r>
      <w:r>
        <w:t>.</w:t>
      </w:r>
    </w:p>
    <w:p w14:paraId="0487BE69" w14:textId="77777777" w:rsidR="00AA023B" w:rsidRDefault="00957F15">
      <w:pPr>
        <w:pStyle w:val="BodyText"/>
        <w:spacing w:after="160"/>
        <w:rPr/>
      </w:pPr>
      <w:r>
        <w:t xml:space="preserve">Communications lines. Fiber-optic and telecommunications lines within the crossings would be installed underground. </w:t>
      </w:r>
      <w:r>
        <w:rPr>
          <w:highlight w:val="yellow"/>
        </w:rPr>
        <w:t>[INSERT: duct or conduit configuration, depth of cover, and trench typical sections]</w:t>
      </w:r>
      <w:r>
        <w:t>.</w:t>
      </w:r>
    </w:p>
    <w:p w14:paraId="33F512F1" w14:textId="77777777" w:rsidR="00077796" w:rsidRDefault="00FF017B">
      <w:pPr>
        <w:pStyle w:val="BodyText"/>
        <w:spacing w:after="160"/>
      </w:pPr>
      <w:r>
        <w:t xml:space="preserve">Natural gas pipeline. No natural gas pipeline or lateral is included in the requested authorization; any future gas facility would be addressed through an amendment or a separate application. </w:t>
      </w:r>
    </w:p>
    <w:p w14:paraId="5BE480F0" w14:textId="35261E1A" w:rsidR="00077796" w:rsidRDefault="0B33BD35">
      <w:pPr>
        <w:pStyle w:val="BodyText"/>
        <w:spacing w:after="160"/>
      </w:pPr>
      <w:r>
        <w:t xml:space="preserve">Reclamation facility crossings. No Newlands Project canal, </w:t>
      </w:r>
      <w:del w:id="90232" w:author="Permitting Desk" w:date="2026-09-25T09:00:00Z">
        <w:r>
          <w:delText xml:space="preserve">lateral</w:delText>
        </w:r>
      </w:del>
      <w:ins w:id="90233" w:author="Permitting Desk" w:date="2026-09-25T09:00:00Z">
        <w:r>
          <w:t xml:space="preserve">lateral,</w:t>
        </w:r>
      </w:ins>
      <w:r>
        <w:t xml:space="preserve"> drain, or operating road </w:t>
      </w:r>
      <w:del w:id="90234" w:author="Permitting Desk" w:date="2026-09-25T09:00:00Z">
        <w:r>
          <w:delText xml:space="preserve">lies</w:delText>
        </w:r>
      </w:del>
      <w:ins w:id="90235" w:author="Permitting Desk" w:date="2026-09-25T09:00:00Z">
        <w:r>
          <w:t xml:space="preserve">has been identified</w:t>
        </w:r>
      </w:ins>
      <w:r>
        <w:t xml:space="preserve"> within or adjacent to a corner </w:t>
      </w:r>
      <w:del w:id="90236" w:author="Permitting Desk" w:date="2026-09-25T09:00:00Z">
        <w:r>
          <w:delText xml:space="preserve">crossing.</w:delText>
        </w:r>
      </w:del>
      <w:ins w:id="90237" w:author="Permitting Desk" w:date="2026-09-25T09:00:00Z">
        <w:r>
          <w:t xml:space="preserve">crossing [INSERT: confirm with TCID records and field check; see Section 8.2.6].</w:t>
        </w:r>
      </w:ins>
      <w:r>
        <w:t xml:space="preserve"> Where a Reclamation facility is crossed, the crossing would be designed in accordance with Reclamation engineering and operation and maintenance guidelines for crossings of water-conveyance facilities, and a separate TCID crossing agreement would be obtained.</w:t>
      </w:r>
    </w:p>
    <w:p w14:paraId="68336BC6" w14:textId="77777777" w:rsidR="00077796" w:rsidRDefault="00FF017B">
      <w:pPr>
        <w:pStyle w:val="BodyText"/>
        <w:spacing w:after="160"/>
      </w:pPr>
      <w:r>
        <w:t>Associated facilities may include drainage structures, erosion-control features, utility markers, gates, and cattle guards. Requirements for temporary construction areas, staging areas, and temporary access will be identified and refined through detailed engineering and construction planning.</w:t>
      </w:r>
    </w:p>
    <w:p w14:paraId="17BA7D0C" w14:textId="77777777" w:rsidR="00077796" w:rsidRDefault="00FF017B">
      <w:pPr>
        <w:pStyle w:val="BodyText"/>
        <w:spacing w:after="160"/>
      </w:pPr>
      <w:r>
        <w:lastRenderedPageBreak/>
        <w:t>Final corridor widths, typical sections, alignments within each crossing, facility specifications, and location-specific design drawings will be provided in future iterations of the POD and incorporated into the final application package.</w:t>
      </w:r>
    </w:p>
    <w:p w14:paraId="685C0156" w14:textId="77777777" w:rsidR="00077796" w:rsidRDefault="00FF017B">
      <w:pPr>
        <w:pStyle w:val="Caption"/>
        <w:spacing w:before="160" w:after="80"/>
      </w:pPr>
      <w:bookmarkStart w:id="248" w:name="_Toc236729019"/>
      <w:r>
        <w:t xml:space="preserve">Table </w:t>
      </w:r>
      <w:fldSimple w:instr=" SEQ Table \* ARABIC ">
        <w:r>
          <w:t>2</w:t>
        </w:r>
      </w:fldSimple>
      <w:r>
        <w:t>. Project Components</w:t>
      </w:r>
      <w:bookmarkEnd w:id="248"/>
    </w:p>
    <w:tbl>
      <w:tblPr>
        <w:tblStyle w:val="TableGrid"/>
        <w:tblW w:w="0" w:type="auto"/>
        <w:tblLayout w:type="fixed"/>
        <w:tblLook w:val="04A0" w:firstRow="1" w:lastRow="0" w:firstColumn="1" w:lastColumn="0" w:noHBand="0" w:noVBand="1"/>
      </w:tblPr>
      <w:tblGrid>
        <w:gridCol w:w="2304"/>
        <w:gridCol w:w="3024"/>
        <w:gridCol w:w="3312"/>
        <w:gridCol w:w="1440"/>
      </w:tblGrid>
      <w:tr w:rsidR="00077796" w14:paraId="0B832188" w14:textId="77777777">
        <w:trPr>
          <w:tblHeader/>
        </w:trPr>
        <w:tc>
          <w:tcPr>
            <w:tcW w:w="2304" w:type="dxa"/>
            <w:shd w:val="clear" w:color="auto" w:fill="C0C0C0"/>
          </w:tcPr>
          <w:p w14:paraId="2CAC2120" w14:textId="77777777" w:rsidR="00077796" w:rsidRDefault="00FF017B">
            <w:pPr>
              <w:pStyle w:val="TableParagraph"/>
              <w:spacing w:before="40" w:after="40"/>
              <w:ind w:left="86"/>
              <w:jc w:val="center"/>
            </w:pPr>
            <w:r>
              <w:rPr>
                <w:b/>
                <w:sz w:val="18"/>
              </w:rPr>
              <w:t>Project Component</w:t>
            </w:r>
          </w:p>
        </w:tc>
        <w:tc>
          <w:tcPr>
            <w:tcW w:w="3024" w:type="dxa"/>
            <w:shd w:val="clear" w:color="auto" w:fill="C0C0C0"/>
          </w:tcPr>
          <w:p w14:paraId="627F9D24" w14:textId="77777777" w:rsidR="00077796" w:rsidRDefault="00FF017B">
            <w:pPr>
              <w:pStyle w:val="TableParagraph"/>
              <w:spacing w:before="40" w:after="40"/>
              <w:ind w:left="86"/>
              <w:jc w:val="center"/>
            </w:pPr>
            <w:r>
              <w:rPr>
                <w:b/>
                <w:sz w:val="18"/>
              </w:rPr>
              <w:t>Location</w:t>
            </w:r>
          </w:p>
        </w:tc>
        <w:tc>
          <w:tcPr>
            <w:tcW w:w="3312" w:type="dxa"/>
            <w:shd w:val="clear" w:color="auto" w:fill="C0C0C0"/>
          </w:tcPr>
          <w:p w14:paraId="54BC6A15" w14:textId="77777777" w:rsidR="00077796" w:rsidRDefault="00FF017B">
            <w:pPr>
              <w:pStyle w:val="TableParagraph"/>
              <w:spacing w:before="40" w:after="40"/>
              <w:ind w:left="86"/>
              <w:jc w:val="center"/>
            </w:pPr>
            <w:r>
              <w:rPr>
                <w:b/>
                <w:sz w:val="18"/>
              </w:rPr>
              <w:t>Description</w:t>
            </w:r>
          </w:p>
        </w:tc>
        <w:tc>
          <w:tcPr>
            <w:tcW w:w="1440" w:type="dxa"/>
            <w:shd w:val="clear" w:color="auto" w:fill="C0C0C0"/>
          </w:tcPr>
          <w:p w14:paraId="5B3E9912" w14:textId="77777777" w:rsidR="00077796" w:rsidRDefault="00FF017B">
            <w:pPr>
              <w:pStyle w:val="TableParagraph"/>
              <w:spacing w:before="40" w:after="40"/>
              <w:ind w:left="86"/>
              <w:jc w:val="center"/>
            </w:pPr>
            <w:r>
              <w:rPr>
                <w:b/>
                <w:sz w:val="18"/>
              </w:rPr>
              <w:t>Approx. Disturbance Footprint</w:t>
            </w:r>
          </w:p>
        </w:tc>
      </w:tr>
      <w:tr w:rsidR="00077796" w14:paraId="585A32D0" w14:textId="77777777">
        <w:tc>
          <w:tcPr>
            <w:tcW w:w="1440" w:type="dxa"/>
            <w:gridSpan w:val="4"/>
            <w:shd w:val="clear" w:color="auto" w:fill="D9D9D9"/>
          </w:tcPr>
          <w:p w14:paraId="40AA17A7" w14:textId="77777777" w:rsidR="00077796" w:rsidRDefault="00FF017B">
            <w:pPr>
              <w:pStyle w:val="TableParagraph"/>
              <w:spacing w:before="40" w:after="40"/>
              <w:ind w:left="86"/>
            </w:pPr>
            <w:r>
              <w:rPr>
                <w:b/>
                <w:sz w:val="18"/>
              </w:rPr>
              <w:t>Corner Crossings</w:t>
            </w:r>
          </w:p>
        </w:tc>
      </w:tr>
      <w:tr w:rsidR="00077796" w14:paraId="129E3336" w14:textId="77777777">
        <w:tc>
          <w:tcPr>
            <w:tcW w:w="2304" w:type="dxa"/>
          </w:tcPr>
          <w:p w14:paraId="175C4AE7" w14:textId="77777777" w:rsidR="00077796" w:rsidRDefault="00FF017B">
            <w:pPr>
              <w:pStyle w:val="TableParagraph"/>
              <w:spacing w:before="40" w:after="40"/>
              <w:ind w:left="86"/>
            </w:pPr>
            <w:r>
              <w:rPr>
                <w:sz w:val="17"/>
              </w:rPr>
              <w:t>Corner Crossing 1</w:t>
            </w:r>
          </w:p>
        </w:tc>
        <w:tc>
          <w:tcPr>
            <w:tcW w:w="3024" w:type="dxa"/>
          </w:tcPr>
          <w:p w14:paraId="4AB244A0" w14:textId="77777777" w:rsidR="00077796" w:rsidRDefault="00FF017B">
            <w:pPr>
              <w:pStyle w:val="TableParagraph"/>
              <w:spacing w:before="40" w:after="40"/>
              <w:ind w:left="86"/>
            </w:pPr>
            <w:r>
              <w:rPr>
                <w:sz w:val="17"/>
              </w:rPr>
              <w:t>Common corner of Secs. 34 and 35, T.20N., R.26E., and Secs. 2 and 3, T.19N., R.26E., MDM; Reclamation-administered land, Newlands Project</w:t>
            </w:r>
          </w:p>
        </w:tc>
        <w:tc>
          <w:tcPr>
            <w:tcW w:w="3312" w:type="dxa"/>
          </w:tcPr>
          <w:p w14:paraId="33FF9D9F" w14:textId="77777777" w:rsidR="00077796" w:rsidRDefault="00FF017B">
            <w:pPr>
              <w:pStyle w:val="TableParagraph"/>
              <w:spacing w:before="40" w:after="40"/>
              <w:ind w:left="86"/>
            </w:pPr>
            <w:r>
              <w:rPr>
                <w:sz w:val="17"/>
              </w:rPr>
              <w:t>Butterfly crossing comprising two triangular wings meeting at the section corner</w:t>
            </w:r>
          </w:p>
        </w:tc>
        <w:tc>
          <w:tcPr>
            <w:tcW w:w="1440" w:type="dxa"/>
          </w:tcPr>
          <w:p w14:paraId="704E9B06" w14:textId="77777777" w:rsidR="00077796" w:rsidRDefault="00FF017B">
            <w:pPr>
              <w:pStyle w:val="TableParagraph"/>
              <w:spacing w:before="40" w:after="40"/>
              <w:ind w:left="86"/>
            </w:pPr>
            <w:r>
              <w:rPr>
                <w:sz w:val="17"/>
              </w:rPr>
              <w:t xml:space="preserve">Approximately </w:t>
            </w:r>
            <w:commentRangeStart w:id="16"/>
            <w:del w:id="90238" w:author="Permitting Desk" w:date="2026-09-25T09:00:00Z">
              <w:r>
                <w:rPr>
                  <w:sz w:val="17"/>
                </w:rPr>
                <w:delText xml:space="preserve">1.02</w:delText>
              </w:r>
            </w:del>
            <w:ins w:id="90239" w:author="Permitting Desk" w:date="2026-09-25T09:00:00Z">
              <w:r>
                <w:rPr>
                  <w:sz w:val="17"/>
                </w:rPr>
                <w:t xml:space="preserve">0.46</w:t>
              </w:r>
            </w:ins>
            <w:r>
              <w:rPr>
                <w:sz w:val="17"/>
              </w:rPr>
              <w:t xml:space="preserve"> </w:t>
            </w:r>
            <w:del w:id="90240" w:author="Permitting Desk" w:date="2026-09-25T09:00:00Z">
              <w:r>
                <w:rPr>
                  <w:sz w:val="17"/>
                </w:rPr>
                <w:delText xml:space="preserve">acres</w:delText>
              </w:r>
            </w:del>
            <w:ins w:id="90241" w:author="Permitting Desk" w:date="2026-09-25T09:00:00Z">
              <w:r>
                <w:rPr>
                  <w:sz w:val="17"/>
                </w:rPr>
                <w:t xml:space="preserve">acre</w:t>
              </w:r>
            </w:ins>
            <w:commentRangeEnd w:id="16"/>
            <w:r>
              <w:rPr>
                <w:rStyle w:val="CommentReference"/>
              </w:rPr>
              <w:commentReference w:id="16"/>
            </w:r>
          </w:p>
        </w:tc>
      </w:tr>
      <w:tr w:rsidR="00077796" w14:paraId="4D4F7EA5" w14:textId="77777777">
        <w:tc>
          <w:tcPr>
            <w:tcW w:w="2304" w:type="dxa"/>
          </w:tcPr>
          <w:p w14:paraId="5A1F662C" w14:textId="77777777" w:rsidR="00077796" w:rsidRDefault="00FF017B">
            <w:pPr>
              <w:pStyle w:val="TableParagraph"/>
              <w:spacing w:before="40" w:after="40"/>
              <w:ind w:left="86"/>
            </w:pPr>
            <w:r>
              <w:rPr>
                <w:sz w:val="17"/>
              </w:rPr>
              <w:t>Corner Crossing 2</w:t>
            </w:r>
          </w:p>
        </w:tc>
        <w:tc>
          <w:tcPr>
            <w:tcW w:w="3024" w:type="dxa"/>
          </w:tcPr>
          <w:p w14:paraId="019F91BC" w14:textId="77777777" w:rsidR="00077796" w:rsidRDefault="00FF017B">
            <w:pPr>
              <w:pStyle w:val="TableParagraph"/>
              <w:spacing w:before="40" w:after="40"/>
              <w:ind w:left="86"/>
            </w:pPr>
            <w:r>
              <w:rPr>
                <w:sz w:val="17"/>
              </w:rPr>
              <w:t>Lot 1 of Sec. 2, T.19N., R.26E., MDM, southwest of the common corner of Secs. 35 and 36, T.20N., R.26E., and Secs. 1 and 2, T.19N., R.26E.; Reclamation-administered land, Newlands Project</w:t>
            </w:r>
          </w:p>
        </w:tc>
        <w:tc>
          <w:tcPr>
            <w:tcW w:w="3312" w:type="dxa"/>
          </w:tcPr>
          <w:p w14:paraId="61A6946A" w14:textId="77777777" w:rsidR="00077796" w:rsidRDefault="00FF017B">
            <w:pPr>
              <w:pStyle w:val="TableParagraph"/>
              <w:spacing w:before="40" w:after="40"/>
              <w:ind w:left="86"/>
            </w:pPr>
            <w:r>
              <w:rPr>
                <w:sz w:val="17"/>
              </w:rPr>
              <w:t>Single-wing crossing located entirely within Lot 1 of Sec. 2, T.19N., R.26E.</w:t>
            </w:r>
          </w:p>
        </w:tc>
        <w:tc>
          <w:tcPr>
            <w:tcW w:w="1440" w:type="dxa"/>
          </w:tcPr>
          <w:p w14:paraId="4E988C69" w14:textId="77777777" w:rsidR="00077796" w:rsidRDefault="00FF017B">
            <w:pPr>
              <w:pStyle w:val="TableParagraph"/>
              <w:spacing w:before="40" w:after="40"/>
              <w:ind w:left="86"/>
            </w:pPr>
            <w:r>
              <w:rPr>
                <w:sz w:val="17"/>
                <w:highlight w:val="yellow"/>
              </w:rPr>
              <w:t xml:space="preserve">Approximately </w:t>
            </w:r>
            <w:del w:id="90250" w:author="Permitting Desk" w:date="2026-09-25T09:00:00Z">
              <w:r>
                <w:rPr>
                  <w:sz w:val="17"/>
                  <w:highlight w:val="yellow"/>
                </w:rPr>
                <w:delText xml:space="preserve">0.51</w:delText>
              </w:r>
            </w:del>
            <w:ins w:id="90251" w:author="Permitting Desk" w:date="2026-09-25T09:00:00Z">
              <w:r>
                <w:rPr>
                  <w:sz w:val="17"/>
                  <w:highlight w:val="yellow"/>
                </w:rPr>
                <w:t xml:space="preserve">0.23</w:t>
              </w:r>
            </w:ins>
            <w:r>
              <w:rPr>
                <w:sz w:val="17"/>
                <w:highlight w:val="yellow"/>
              </w:rPr>
              <w:t xml:space="preserve"> acre</w:t>
            </w:r>
          </w:p>
        </w:tc>
      </w:tr>
      <w:tr w:rsidR="00077796" w14:paraId="64F76A24" w14:textId="77777777">
        <w:tc>
          <w:tcPr>
            <w:tcW w:w="2304" w:type="dxa"/>
          </w:tcPr>
          <w:p w14:paraId="7DBA6C5C" w14:textId="77777777" w:rsidR="00077796" w:rsidRDefault="00FF017B">
            <w:pPr>
              <w:pStyle w:val="TableParagraph"/>
              <w:spacing w:before="40" w:after="40"/>
              <w:ind w:left="86"/>
            </w:pPr>
            <w:r>
              <w:rPr>
                <w:sz w:val="17"/>
              </w:rPr>
              <w:t>Corner Crossing 3</w:t>
            </w:r>
          </w:p>
        </w:tc>
        <w:tc>
          <w:tcPr>
            <w:tcW w:w="3024" w:type="dxa"/>
          </w:tcPr>
          <w:p w14:paraId="73DBFF41" w14:textId="77777777" w:rsidR="00077796" w:rsidRDefault="00FF017B">
            <w:pPr>
              <w:pStyle w:val="TableParagraph"/>
              <w:spacing w:before="40" w:after="40"/>
              <w:ind w:left="86"/>
            </w:pPr>
            <w:r>
              <w:rPr>
                <w:sz w:val="17"/>
              </w:rPr>
              <w:t>Common corner of Secs. 2, 3, 10, and 11, T.19N., R.26E., MDM; Reclamation-administered land, Newlands Project</w:t>
            </w:r>
          </w:p>
        </w:tc>
        <w:tc>
          <w:tcPr>
            <w:tcW w:w="3312" w:type="dxa"/>
          </w:tcPr>
          <w:p w14:paraId="59DC47F0" w14:textId="77777777" w:rsidR="00077796" w:rsidRDefault="00FF017B">
            <w:pPr>
              <w:pStyle w:val="TableParagraph"/>
              <w:spacing w:before="40" w:after="40"/>
              <w:ind w:left="86"/>
            </w:pPr>
            <w:r>
              <w:rPr>
                <w:sz w:val="17"/>
              </w:rPr>
              <w:t>Butterfly crossing comprising two triangular wings meeting at the section corner</w:t>
            </w:r>
          </w:p>
        </w:tc>
        <w:tc>
          <w:tcPr>
            <w:tcW w:w="1440" w:type="dxa"/>
          </w:tcPr>
          <w:p w14:paraId="72C0AE9B" w14:textId="77777777" w:rsidR="00077796" w:rsidRDefault="00FF017B">
            <w:pPr>
              <w:pStyle w:val="TableParagraph"/>
              <w:spacing w:before="40" w:after="40"/>
              <w:ind w:left="86"/>
            </w:pPr>
            <w:r>
              <w:rPr>
                <w:sz w:val="17"/>
              </w:rPr>
              <w:t xml:space="preserve">Approximately </w:t>
            </w:r>
            <w:del w:id="90242" w:author="Permitting Desk" w:date="2026-09-25T09:00:00Z">
              <w:r>
                <w:rPr>
                  <w:sz w:val="17"/>
                </w:rPr>
                <w:delText xml:space="preserve">1.02</w:delText>
              </w:r>
            </w:del>
            <w:ins w:id="90243" w:author="Permitting Desk" w:date="2026-09-25T09:00:00Z">
              <w:r>
                <w:rPr>
                  <w:sz w:val="17"/>
                </w:rPr>
                <w:t xml:space="preserve">0.46</w:t>
              </w:r>
            </w:ins>
            <w:r>
              <w:rPr>
                <w:sz w:val="17"/>
              </w:rPr>
              <w:t xml:space="preserve"> </w:t>
            </w:r>
            <w:del w:id="90244" w:author="Permitting Desk" w:date="2026-09-25T09:00:00Z">
              <w:r>
                <w:rPr>
                  <w:sz w:val="17"/>
                </w:rPr>
                <w:delText xml:space="preserve">acres</w:delText>
              </w:r>
            </w:del>
            <w:ins w:id="90245" w:author="Permitting Desk" w:date="2026-09-25T09:00:00Z">
              <w:r>
                <w:rPr>
                  <w:sz w:val="17"/>
                </w:rPr>
                <w:t xml:space="preserve">acre</w:t>
              </w:r>
            </w:ins>
          </w:p>
        </w:tc>
      </w:tr>
      <w:tr w:rsidR="00077796" w14:paraId="4FD94245" w14:textId="77777777">
        <w:tc>
          <w:tcPr>
            <w:tcW w:w="2304" w:type="dxa"/>
          </w:tcPr>
          <w:p w14:paraId="02AFCE69" w14:textId="77777777" w:rsidR="00077796" w:rsidRDefault="00FF017B">
            <w:pPr>
              <w:pStyle w:val="TableParagraph"/>
              <w:spacing w:before="40" w:after="40"/>
              <w:ind w:left="86"/>
            </w:pPr>
            <w:r>
              <w:rPr>
                <w:sz w:val="17"/>
              </w:rPr>
              <w:t>Corner Crossing 4</w:t>
            </w:r>
          </w:p>
        </w:tc>
        <w:tc>
          <w:tcPr>
            <w:tcW w:w="3024" w:type="dxa"/>
          </w:tcPr>
          <w:p w14:paraId="2D8E31C4" w14:textId="77777777" w:rsidR="00077796" w:rsidRDefault="00FF017B">
            <w:pPr>
              <w:pStyle w:val="TableParagraph"/>
              <w:spacing w:before="40" w:after="40"/>
              <w:ind w:left="86"/>
            </w:pPr>
            <w:r>
              <w:rPr>
                <w:sz w:val="17"/>
              </w:rPr>
              <w:t>Common corner of Secs. 1, 2, 11, and 12, T.19N., R.26E., MDM; Reclamation-administered land, Newlands Project</w:t>
            </w:r>
          </w:p>
        </w:tc>
        <w:tc>
          <w:tcPr>
            <w:tcW w:w="3312" w:type="dxa"/>
          </w:tcPr>
          <w:p w14:paraId="4317F8B5" w14:textId="77777777" w:rsidR="00077796" w:rsidRDefault="00FF017B">
            <w:pPr>
              <w:pStyle w:val="TableParagraph"/>
              <w:spacing w:before="40" w:after="40"/>
              <w:ind w:left="86"/>
            </w:pPr>
            <w:r>
              <w:rPr>
                <w:sz w:val="17"/>
              </w:rPr>
              <w:t>Butterfly crossing comprising two triangular wings meeting at the section corner</w:t>
            </w:r>
          </w:p>
        </w:tc>
        <w:tc>
          <w:tcPr>
            <w:tcW w:w="1440" w:type="dxa"/>
          </w:tcPr>
          <w:p w14:paraId="09AD13B2" w14:textId="77777777" w:rsidR="00077796" w:rsidRDefault="00FF017B">
            <w:pPr>
              <w:pStyle w:val="TableParagraph"/>
              <w:spacing w:before="40" w:after="40"/>
              <w:ind w:left="86"/>
            </w:pPr>
            <w:r>
              <w:rPr>
                <w:sz w:val="17"/>
              </w:rPr>
              <w:t xml:space="preserve">Approximately </w:t>
            </w:r>
            <w:del w:id="90246" w:author="Permitting Desk" w:date="2026-09-25T09:00:00Z">
              <w:r>
                <w:rPr>
                  <w:sz w:val="17"/>
                </w:rPr>
                <w:delText xml:space="preserve">1.02</w:delText>
              </w:r>
            </w:del>
            <w:ins w:id="90247" w:author="Permitting Desk" w:date="2026-09-25T09:00:00Z">
              <w:r>
                <w:rPr>
                  <w:sz w:val="17"/>
                </w:rPr>
                <w:t xml:space="preserve">0.46</w:t>
              </w:r>
            </w:ins>
            <w:r>
              <w:rPr>
                <w:sz w:val="17"/>
              </w:rPr>
              <w:t xml:space="preserve"> </w:t>
            </w:r>
            <w:del w:id="90248" w:author="Permitting Desk" w:date="2026-09-25T09:00:00Z">
              <w:r>
                <w:rPr>
                  <w:sz w:val="17"/>
                </w:rPr>
                <w:delText xml:space="preserve">acres</w:delText>
              </w:r>
            </w:del>
            <w:ins w:id="90249" w:author="Permitting Desk" w:date="2026-09-25T09:00:00Z">
              <w:r>
                <w:rPr>
                  <w:sz w:val="17"/>
                </w:rPr>
                <w:t xml:space="preserve">acre</w:t>
              </w:r>
            </w:ins>
          </w:p>
        </w:tc>
      </w:tr>
      <w:tr w:rsidR="00077796" w14:paraId="38EE193F" w14:textId="77777777">
        <w:tc>
          <w:tcPr>
            <w:tcW w:w="1440" w:type="dxa"/>
            <w:gridSpan w:val="4"/>
            <w:shd w:val="clear" w:color="auto" w:fill="D9D9D9"/>
          </w:tcPr>
          <w:p w14:paraId="5CD02A28" w14:textId="77777777" w:rsidR="00077796" w:rsidRDefault="00FF017B">
            <w:pPr>
              <w:pStyle w:val="TableParagraph"/>
              <w:spacing w:before="40" w:after="40"/>
              <w:ind w:left="86"/>
            </w:pPr>
            <w:r>
              <w:rPr>
                <w:b/>
                <w:sz w:val="18"/>
              </w:rPr>
              <w:t>Facilities Carried Within the Crossings</w:t>
            </w:r>
          </w:p>
        </w:tc>
      </w:tr>
      <w:tr w:rsidR="00077796" w14:paraId="3ABC375C" w14:textId="77777777">
        <w:tc>
          <w:tcPr>
            <w:tcW w:w="2304" w:type="dxa"/>
          </w:tcPr>
          <w:p w14:paraId="214B6220" w14:textId="77777777" w:rsidR="00077796" w:rsidRDefault="00FF017B">
            <w:pPr>
              <w:pStyle w:val="TableParagraph"/>
              <w:spacing w:before="40" w:after="40"/>
              <w:ind w:left="86"/>
            </w:pPr>
            <w:r>
              <w:rPr>
                <w:sz w:val="17"/>
              </w:rPr>
              <w:t>Access roads</w:t>
            </w:r>
          </w:p>
        </w:tc>
        <w:tc>
          <w:tcPr>
            <w:tcW w:w="3024" w:type="dxa"/>
          </w:tcPr>
          <w:p w14:paraId="6400301A" w14:textId="77777777" w:rsidR="00077796" w:rsidRDefault="00FF017B">
            <w:pPr>
              <w:pStyle w:val="TableParagraph"/>
              <w:spacing w:before="40" w:after="40"/>
              <w:ind w:left="86"/>
            </w:pPr>
            <w:r>
              <w:rPr>
                <w:sz w:val="17"/>
              </w:rPr>
              <w:t>Within the four corner crossings</w:t>
            </w:r>
          </w:p>
        </w:tc>
        <w:tc>
          <w:tcPr>
            <w:tcW w:w="3312" w:type="dxa"/>
          </w:tcPr>
          <w:p w14:paraId="76424469" w14:textId="77777777" w:rsidR="00077796" w:rsidRPr="006768A5" w:rsidRDefault="00FF017B">
            <w:pPr>
              <w:pStyle w:val="TableParagraph"/>
              <w:spacing w:before="40" w:after="40"/>
              <w:ind w:left="86"/>
              <w:rPr>
                <w:highlight w:val="yellow"/>
              </w:rPr>
            </w:pPr>
            <w:r>
              <w:rPr>
                <w:sz w:val="17"/>
                <w:highlight w:val="yellow"/>
              </w:rPr>
              <w:t>[INSERT: number of roads, typical section, and surfacing]</w:t>
            </w:r>
          </w:p>
        </w:tc>
        <w:tc>
          <w:tcPr>
            <w:tcW w:w="1440" w:type="dxa"/>
          </w:tcPr>
          <w:p w14:paraId="674770B8" w14:textId="77777777" w:rsidR="00077796" w:rsidRPr="006768A5" w:rsidRDefault="00FF017B">
            <w:pPr>
              <w:pStyle w:val="TableParagraph"/>
              <w:spacing w:before="40" w:after="40"/>
              <w:ind w:left="86"/>
              <w:rPr>
                <w:highlight w:val="yellow"/>
              </w:rPr>
            </w:pPr>
            <w:r>
              <w:rPr>
                <w:sz w:val="17"/>
                <w:highlight w:val="yellow"/>
              </w:rPr>
              <w:t>[INSERT]</w:t>
            </w:r>
          </w:p>
        </w:tc>
      </w:tr>
      <w:tr w:rsidR="00077796" w14:paraId="7EBA2018" w14:textId="77777777">
        <w:tc>
          <w:tcPr>
            <w:tcW w:w="2304" w:type="dxa"/>
          </w:tcPr>
          <w:p w14:paraId="61A48934" w14:textId="77777777" w:rsidR="00077796" w:rsidRDefault="00FF017B">
            <w:pPr>
              <w:pStyle w:val="TableParagraph"/>
              <w:spacing w:before="40" w:after="40"/>
              <w:ind w:left="86"/>
            </w:pPr>
            <w:r>
              <w:rPr>
                <w:sz w:val="17"/>
              </w:rPr>
              <w:t>Medium-voltage collector lines</w:t>
            </w:r>
          </w:p>
        </w:tc>
        <w:tc>
          <w:tcPr>
            <w:tcW w:w="3024" w:type="dxa"/>
          </w:tcPr>
          <w:p w14:paraId="0030865B" w14:textId="77777777" w:rsidR="00077796" w:rsidRDefault="00FF017B">
            <w:pPr>
              <w:pStyle w:val="TableParagraph"/>
              <w:spacing w:before="40" w:after="40"/>
              <w:ind w:left="86"/>
            </w:pPr>
            <w:r>
              <w:rPr>
                <w:sz w:val="17"/>
              </w:rPr>
              <w:t>Within the four corner crossings</w:t>
            </w:r>
          </w:p>
        </w:tc>
        <w:tc>
          <w:tcPr>
            <w:tcW w:w="3312" w:type="dxa"/>
          </w:tcPr>
          <w:p w14:paraId="609F0B34" w14:textId="77777777" w:rsidR="00077796" w:rsidRPr="006768A5" w:rsidRDefault="00FF017B">
            <w:pPr>
              <w:pStyle w:val="TableParagraph"/>
              <w:spacing w:before="40" w:after="40"/>
              <w:ind w:left="86"/>
              <w:rPr>
                <w:highlight w:val="yellow"/>
              </w:rPr>
            </w:pPr>
            <w:r>
              <w:rPr>
                <w:sz w:val="17"/>
              </w:rPr>
              <w:t>To be determined through final engineering; overhead and underground configurations are both under evaluation</w:t>
            </w:r>
          </w:p>
        </w:tc>
        <w:tc>
          <w:tcPr>
            <w:tcW w:w="1440" w:type="dxa"/>
          </w:tcPr>
          <w:p w14:paraId="507DA1EF" w14:textId="77777777" w:rsidR="00077796" w:rsidRPr="006768A5" w:rsidRDefault="00FF017B">
            <w:pPr>
              <w:pStyle w:val="TableParagraph"/>
              <w:spacing w:before="40" w:after="40"/>
              <w:ind w:left="86"/>
              <w:rPr>
                <w:highlight w:val="yellow"/>
              </w:rPr>
            </w:pPr>
            <w:r>
              <w:rPr>
                <w:sz w:val="17"/>
                <w:highlight w:val="yellow"/>
              </w:rPr>
              <w:t>[INSERT]</w:t>
            </w:r>
          </w:p>
        </w:tc>
      </w:tr>
      <w:tr w:rsidR="00AA023B" w14:paraId="3D7B59BE" w14:textId="77777777">
        <w:trPr/>
        <w:tc>
          <w:tcPr>
            <w:tcW w:w="2304" w:type="dxa"/>
          </w:tcPr>
          <w:p w14:paraId="5B25E6D9" w14:textId="77777777" w:rsidR="00AA023B" w:rsidRDefault="00957F15">
            <w:pPr>
              <w:pStyle w:val="TableParagraph"/>
              <w:spacing w:before="40" w:after="40"/>
              <w:ind w:left="86"/>
              <w:rPr/>
            </w:pPr>
            <w:r>
              <w:rPr>
                <w:sz w:val="17"/>
              </w:rPr>
              <w:t>Water and wastewater lines</w:t>
            </w:r>
          </w:p>
        </w:tc>
        <w:tc>
          <w:tcPr>
            <w:tcW w:w="3024" w:type="dxa"/>
          </w:tcPr>
          <w:p w14:paraId="5815EC38" w14:textId="77777777" w:rsidR="00AA023B" w:rsidRDefault="00957F15">
            <w:pPr>
              <w:pStyle w:val="TableParagraph"/>
              <w:spacing w:before="40" w:after="40"/>
              <w:ind w:left="86"/>
              <w:rPr/>
            </w:pPr>
            <w:r>
              <w:rPr>
                <w:sz w:val="17"/>
              </w:rPr>
              <w:t>Within the four corner crossings</w:t>
            </w:r>
          </w:p>
        </w:tc>
        <w:tc>
          <w:tcPr>
            <w:tcW w:w="3312" w:type="dxa"/>
          </w:tcPr>
          <w:p w14:paraId="5C1414EE" w14:textId="77777777" w:rsidR="00AA023B" w:rsidRDefault="00957F15">
            <w:pPr>
              <w:pStyle w:val="TableParagraph"/>
              <w:spacing w:before="40" w:after="40"/>
              <w:ind w:left="86"/>
              <w:rPr/>
            </w:pPr>
            <w:r>
              <w:rPr>
                <w:sz w:val="17"/>
              </w:rPr>
              <w:t xml:space="preserve">Underground potable water and wastewater conveyance lines, with water and sewer separation consistent with NAC 445A.67155 </w:t>
            </w:r>
            <w:r>
              <w:rPr>
                <w:sz w:val="17"/>
                <w:highlight w:val="yellow"/>
              </w:rPr>
              <w:t>[INSERT: line sizes, materials, and depth of cover]</w:t>
            </w:r>
          </w:p>
        </w:tc>
        <w:tc>
          <w:tcPr>
            <w:tcW w:w="1440" w:type="dxa"/>
          </w:tcPr>
          <w:p w14:paraId="0973E095" w14:textId="77777777" w:rsidR="00AA023B" w:rsidRDefault="00957F15">
            <w:pPr>
              <w:pStyle w:val="TableParagraph"/>
              <w:spacing w:before="40" w:after="40"/>
              <w:ind w:left="86"/>
              <w:rPr/>
            </w:pPr>
            <w:r>
              <w:rPr>
                <w:sz w:val="17"/>
                <w:highlight w:val="yellow"/>
              </w:rPr>
              <w:t>[INSERT]</w:t>
            </w:r>
          </w:p>
        </w:tc>
      </w:tr>
      <w:tr w:rsidR="00AA023B" w14:paraId="5D2459CF" w14:textId="77777777">
        <w:trPr/>
        <w:tc>
          <w:tcPr>
            <w:tcW w:w="2304" w:type="dxa"/>
          </w:tcPr>
          <w:p w14:paraId="402EAEE8" w14:textId="77777777" w:rsidR="00AA023B" w:rsidRDefault="00957F15">
            <w:pPr>
              <w:pStyle w:val="TableParagraph"/>
              <w:spacing w:before="40" w:after="40"/>
              <w:ind w:left="86"/>
              <w:rPr/>
            </w:pPr>
            <w:r>
              <w:rPr>
                <w:sz w:val="17"/>
              </w:rPr>
              <w:t>Communications lines</w:t>
            </w:r>
          </w:p>
        </w:tc>
        <w:tc>
          <w:tcPr>
            <w:tcW w:w="3024" w:type="dxa"/>
          </w:tcPr>
          <w:p w14:paraId="59F8CECD" w14:textId="77777777" w:rsidR="00AA023B" w:rsidRDefault="00957F15">
            <w:pPr>
              <w:pStyle w:val="TableParagraph"/>
              <w:spacing w:before="40" w:after="40"/>
              <w:ind w:left="86"/>
              <w:rPr/>
            </w:pPr>
            <w:r>
              <w:rPr>
                <w:sz w:val="17"/>
              </w:rPr>
              <w:t>Within the four corner crossings</w:t>
            </w:r>
          </w:p>
        </w:tc>
        <w:tc>
          <w:tcPr>
            <w:tcW w:w="3312" w:type="dxa"/>
          </w:tcPr>
          <w:p w14:paraId="3922641E" w14:textId="77777777" w:rsidR="00AA023B" w:rsidRDefault="00957F15">
            <w:pPr>
              <w:pStyle w:val="TableParagraph"/>
              <w:spacing w:before="40" w:after="40"/>
              <w:ind w:left="86"/>
              <w:rPr/>
            </w:pPr>
            <w:r>
              <w:rPr>
                <w:sz w:val="17"/>
              </w:rPr>
              <w:t xml:space="preserve">Underground fiber-optic and telecommunications lines </w:t>
            </w:r>
            <w:r>
              <w:rPr>
                <w:sz w:val="17"/>
                <w:highlight w:val="yellow"/>
              </w:rPr>
              <w:t>[INSERT: duct or conduit configuration and depth of cover]</w:t>
            </w:r>
          </w:p>
        </w:tc>
        <w:tc>
          <w:tcPr>
            <w:tcW w:w="1440" w:type="dxa"/>
          </w:tcPr>
          <w:p w14:paraId="77679DF9" w14:textId="77777777" w:rsidR="00AA023B" w:rsidRDefault="00957F15">
            <w:pPr>
              <w:pStyle w:val="TableParagraph"/>
              <w:spacing w:before="40" w:after="40"/>
              <w:ind w:left="86"/>
              <w:rPr/>
            </w:pPr>
            <w:r>
              <w:rPr>
                <w:sz w:val="17"/>
                <w:highlight w:val="yellow"/>
              </w:rPr>
              <w:t>[INSERT]</w:t>
            </w:r>
          </w:p>
        </w:tc>
      </w:tr>
      <w:tr w:rsidR="00077796" w14:paraId="77537009" w14:textId="77777777">
        <w:tc>
          <w:tcPr>
            <w:tcW w:w="2304" w:type="dxa"/>
          </w:tcPr>
          <w:p w14:paraId="456E237E" w14:textId="77777777" w:rsidR="00077796" w:rsidRDefault="00FF017B">
            <w:pPr>
              <w:pStyle w:val="TableParagraph"/>
              <w:spacing w:before="40" w:after="40"/>
              <w:ind w:left="86"/>
            </w:pPr>
            <w:r>
              <w:rPr>
                <w:sz w:val="17"/>
              </w:rPr>
              <w:t>Natural gas pipeline</w:t>
            </w:r>
          </w:p>
        </w:tc>
        <w:tc>
          <w:tcPr>
            <w:tcW w:w="3024" w:type="dxa"/>
          </w:tcPr>
          <w:p w14:paraId="2D546C78" w14:textId="77777777" w:rsidR="00077796" w:rsidRDefault="00FF017B">
            <w:pPr>
              <w:pStyle w:val="TableParagraph"/>
              <w:spacing w:before="40" w:after="40"/>
              <w:ind w:left="86"/>
            </w:pPr>
            <w:r>
              <w:rPr>
                <w:sz w:val="17"/>
              </w:rPr>
              <w:t>Within the four corner crossings</w:t>
            </w:r>
          </w:p>
        </w:tc>
        <w:tc>
          <w:tcPr>
            <w:tcW w:w="3312" w:type="dxa"/>
          </w:tcPr>
          <w:p w14:paraId="1AD20D50" w14:textId="77777777" w:rsidR="00077796" w:rsidRPr="006768A5" w:rsidRDefault="00FF017B">
            <w:pPr>
              <w:pStyle w:val="TableParagraph"/>
              <w:spacing w:before="40" w:after="40"/>
              <w:ind w:left="86"/>
              <w:rPr>
                <w:highlight w:val="yellow"/>
              </w:rPr>
            </w:pPr>
            <w:r>
              <w:rPr>
                <w:sz w:val="17"/>
              </w:rPr>
              <w:t>Not included in the requested authorization</w:t>
            </w:r>
          </w:p>
        </w:tc>
        <w:tc>
          <w:tcPr>
            <w:tcW w:w="1440" w:type="dxa"/>
          </w:tcPr>
          <w:p w14:paraId="0755881D" w14:textId="77777777" w:rsidR="00077796" w:rsidRPr="006768A5" w:rsidRDefault="00FF017B">
            <w:pPr>
              <w:pStyle w:val="TableParagraph"/>
              <w:spacing w:before="40" w:after="40"/>
              <w:ind w:left="86"/>
              <w:rPr>
                <w:highlight w:val="yellow"/>
              </w:rPr>
            </w:pPr>
            <w:r>
              <w:rPr>
                <w:sz w:val="17"/>
              </w:rPr>
              <w:t>Not included</w:t>
            </w:r>
          </w:p>
        </w:tc>
      </w:tr>
      <w:tr w:rsidR="00AA023B" w14:paraId="5C376B37" w14:textId="77777777">
        <w:trPr/>
        <w:tc>
          <w:tcPr>
            <w:tcW w:w="1440" w:type="dxa"/>
            <w:gridSpan w:val="4"/>
            <w:shd w:val="clear" w:color="auto" w:fill="D9D9D9"/>
          </w:tcPr>
          <w:p w14:paraId="569639E2" w14:textId="77777777" w:rsidR="00AA023B" w:rsidRDefault="00957F15">
            <w:pPr>
              <w:pStyle w:val="TableParagraph"/>
              <w:spacing w:before="40" w:after="40"/>
              <w:ind w:left="86"/>
              <w:rPr/>
            </w:pPr>
            <w:commentRangeStart w:id="17"/>
            <w:del w:id="90252" w:author="Permitting Desk" w:date="2026-09-25T09:00:00Z">
              <w:r>
                <w:rPr>
                  <w:b/>
                  <w:sz w:val="18"/>
                </w:rPr>
                <w:delText xml:space="preserve">Transmission</w:delText>
              </w:r>
            </w:del>
            <w:ins w:id="90253" w:author="Permitting Desk" w:date="2026-09-25T09:00:00Z">
              <w:r>
                <w:rPr>
                  <w:b/>
                  <w:sz w:val="18"/>
                </w:rPr>
                <w:t xml:space="preserve">Access</w:t>
              </w:r>
            </w:ins>
            <w:r>
              <w:rPr>
                <w:b/>
                <w:sz w:val="18"/>
              </w:rPr>
              <w:t xml:space="preserve"> </w:t>
            </w:r>
            <w:del w:id="90254" w:author="Permitting Desk" w:date="2026-09-25T09:00:00Z">
              <w:r>
                <w:rPr>
                  <w:b/>
                  <w:sz w:val="18"/>
                </w:rPr>
                <w:delText xml:space="preserve">Corridor</w:delText>
              </w:r>
            </w:del>
            <w:ins w:id="90255" w:author="Permitting Desk" w:date="2026-09-25T09:00:00Z">
              <w:r>
                <w:rPr>
                  <w:b/>
                  <w:sz w:val="18"/>
                </w:rPr>
                <w:t xml:space="preserve">Road Segment</w:t>
              </w:r>
            </w:ins>
            <w:commentRangeEnd w:id="17"/>
            <w:r>
              <w:rPr>
                <w:rStyle w:val="CommentReference"/>
              </w:rPr>
              <w:commentReference w:id="17"/>
            </w:r>
          </w:p>
        </w:tc>
      </w:tr>
      <w:tr w:rsidR="00AA023B" w14:paraId="2C4AC945" w14:textId="77777777">
        <w:trPr/>
        <w:tc>
          <w:tcPr>
            <w:tcW w:w="2304" w:type="dxa"/>
          </w:tcPr>
          <w:p w14:paraId="55190E32" w14:textId="77777777" w:rsidR="00AA023B" w:rsidRDefault="00957F15">
            <w:pPr>
              <w:pStyle w:val="TableParagraph"/>
              <w:spacing w:before="40" w:after="40"/>
              <w:ind w:left="86"/>
              <w:rPr/>
            </w:pPr>
            <w:del w:id="90256" w:author="Permitting Desk" w:date="2026-09-25T09:00:00Z">
              <w:r>
                <w:rPr>
                  <w:sz w:val="17"/>
                </w:rPr>
                <w:delText xml:space="preserve">Transmission</w:delText>
              </w:r>
            </w:del>
            <w:ins w:id="90257" w:author="Permitting Desk" w:date="2026-09-25T09:00:00Z">
              <w:r>
                <w:rPr>
                  <w:sz w:val="17"/>
                </w:rPr>
                <w:t xml:space="preserve">Hart</w:t>
              </w:r>
            </w:ins>
            <w:r>
              <w:rPr>
                <w:sz w:val="17"/>
              </w:rPr>
              <w:t xml:space="preserve"> </w:t>
            </w:r>
            <w:del w:id="90258" w:author="Permitting Desk" w:date="2026-09-25T09:00:00Z">
              <w:r>
                <w:rPr>
                  <w:sz w:val="17"/>
                </w:rPr>
                <w:delText xml:space="preserve">corridor</w:delText>
              </w:r>
            </w:del>
            <w:ins w:id="90259" w:author="Permitting Desk" w:date="2026-09-25T09:00:00Z">
              <w:r>
                <w:rPr>
                  <w:sz w:val="17"/>
                </w:rPr>
                <w:t xml:space="preserve">Lane access road segment</w:t>
              </w:r>
            </w:ins>
          </w:p>
        </w:tc>
        <w:tc>
          <w:tcPr>
            <w:tcW w:w="3024" w:type="dxa"/>
          </w:tcPr>
          <w:p w14:paraId="3D427F9D" w14:textId="77777777" w:rsidR="00AA023B" w:rsidRDefault="00957F15">
            <w:pPr>
              <w:pStyle w:val="TableParagraph"/>
              <w:spacing w:before="40" w:after="40"/>
              <w:ind w:left="86"/>
              <w:rPr/>
            </w:pPr>
            <w:del w:id="90260" w:author="Permitting Desk" w:date="2026-09-25T09:00:00Z">
              <w:r>
                <w:rPr>
                  <w:sz w:val="17"/>
                </w:rPr>
                <w:delText xml:space="preserve">Between</w:delText>
              </w:r>
            </w:del>
            <w:ins w:id="90261" w:author="Permitting Desk" w:date="2026-09-25T09:00:00Z">
              <w:r>
                <w:rPr>
                  <w:sz w:val="17"/>
                </w:rPr>
                <w:t xml:space="preserve">Reclamation-administered land between</w:t>
              </w:r>
            </w:ins>
            <w:r>
              <w:rPr>
                <w:sz w:val="17"/>
              </w:rPr>
              <w:t xml:space="preserve"> the </w:t>
            </w:r>
            <w:del w:id="90262" w:author="Permitting Desk" w:date="2026-09-25T09:00:00Z">
              <w:r>
                <w:rPr>
                  <w:sz w:val="17"/>
                </w:rPr>
                <w:delText xml:space="preserve">planned</w:delText>
              </w:r>
            </w:del>
            <w:ins w:id="90263" w:author="Permitting Desk" w:date="2026-09-25T09:00:00Z">
              <w:r>
                <w:rPr>
                  <w:sz w:val="17"/>
                </w:rPr>
                <w:t xml:space="preserve">current</w:t>
              </w:r>
            </w:ins>
            <w:r>
              <w:rPr>
                <w:sz w:val="17"/>
              </w:rPr>
              <w:t xml:space="preserve"> </w:t>
            </w:r>
            <w:del w:id="90264" w:author="Permitting Desk" w:date="2026-09-25T09:00:00Z">
              <w:r>
                <w:rPr>
                  <w:sz w:val="17"/>
                </w:rPr>
                <w:delText xml:space="preserve">switching</w:delText>
              </w:r>
            </w:del>
            <w:ins w:id="90265" w:author="Permitting Desk" w:date="2026-09-25T09:00:00Z">
              <w:r>
                <w:rPr>
                  <w:sz w:val="17"/>
                </w:rPr>
                <w:t xml:space="preserve">end</w:t>
              </w:r>
            </w:ins>
            <w:r>
              <w:rPr>
                <w:sz w:val="17"/>
              </w:rPr>
              <w:t xml:space="preserve"> </w:t>
            </w:r>
            <w:del w:id="90266" w:author="Permitting Desk" w:date="2026-09-25T09:00:00Z">
              <w:r>
                <w:rPr>
                  <w:sz w:val="17"/>
                </w:rPr>
                <w:delText xml:space="preserve">station</w:delText>
              </w:r>
            </w:del>
            <w:ins w:id="90267" w:author="Permitting Desk" w:date="2026-09-25T09:00:00Z">
              <w:r>
                <w:rPr>
                  <w:sz w:val="17"/>
                </w:rPr>
                <w:t xml:space="preserve">of Hart Lane</w:t>
              </w:r>
            </w:ins>
            <w:r>
              <w:rPr>
                <w:sz w:val="17"/>
              </w:rPr>
              <w:t xml:space="preserve"> and </w:t>
            </w:r>
            <w:del w:id="90268" w:author="Permitting Desk" w:date="2026-09-25T09:00:00Z">
              <w:r>
                <w:rPr>
                  <w:sz w:val="17"/>
                </w:rPr>
                <w:delText xml:space="preserve">on-site</w:delText>
              </w:r>
            </w:del>
            <w:ins w:id="90269" w:author="Permitting Desk" w:date="2026-09-25T09:00:00Z">
              <w:r>
                <w:rPr>
                  <w:sz w:val="17"/>
                </w:rPr>
                <w:t xml:space="preserve">the</w:t>
              </w:r>
            </w:ins>
            <w:r>
              <w:rPr>
                <w:sz w:val="17"/>
              </w:rPr>
              <w:t xml:space="preserve"> </w:t>
            </w:r>
            <w:del w:id="90270" w:author="Permitting Desk" w:date="2026-09-25T09:00:00Z">
              <w:r>
                <w:rPr>
                  <w:sz w:val="17"/>
                </w:rPr>
                <w:delText xml:space="preserve">load</w:delText>
              </w:r>
            </w:del>
            <w:ins w:id="90271" w:author="Permitting Desk" w:date="2026-09-25T09:00:00Z">
              <w:r>
                <w:rPr>
                  <w:sz w:val="17"/>
                </w:rPr>
                <w:t xml:space="preserve">western</w:t>
              </w:r>
            </w:ins>
            <w:r>
              <w:rPr>
                <w:sz w:val="17"/>
              </w:rPr>
              <w:t xml:space="preserve"> </w:t>
            </w:r>
            <w:del w:id="90272" w:author="Permitting Desk" w:date="2026-09-25T09:00:00Z">
              <w:r>
                <w:rPr>
                  <w:sz w:val="17"/>
                </w:rPr>
                <w:delText xml:space="preserve">substations,</w:delText>
              </w:r>
            </w:del>
            <w:ins w:id="90273" w:author="Permitting Desk" w:date="2026-09-25T09:00:00Z">
              <w:r>
                <w:rPr>
                  <w:sz w:val="17"/>
                </w:rPr>
                <w:t xml:space="preserve">boundary</w:t>
              </w:r>
            </w:ins>
            <w:r>
              <w:rPr>
                <w:sz w:val="17"/>
              </w:rPr>
              <w:t xml:space="preserve"> </w:t>
            </w:r>
            <w:del w:id="90274" w:author="Permitting Desk" w:date="2026-09-25T09:00:00Z">
              <w:r>
                <w:rPr>
                  <w:sz w:val="17"/>
                </w:rPr>
                <w:delText xml:space="preserve">as</w:delText>
              </w:r>
            </w:del>
            <w:ins w:id="90275" w:author="Permitting Desk" w:date="2026-09-25T09:00:00Z">
              <w:r>
                <w:rPr>
                  <w:sz w:val="17"/>
                </w:rPr>
                <w:t xml:space="preserve">of</w:t>
              </w:r>
            </w:ins>
            <w:r>
              <w:rPr>
                <w:sz w:val="17"/>
              </w:rPr>
              <w:t xml:space="preserve"> </w:t>
            </w:r>
            <w:del w:id="90276" w:author="Permitting Desk" w:date="2026-09-25T09:00:00Z">
              <w:r>
                <w:rPr>
                  <w:sz w:val="17"/>
                </w:rPr>
                <w:delText xml:space="preserve">shown</w:delText>
              </w:r>
            </w:del>
            <w:ins w:id="90277" w:author="Permitting Desk" w:date="2026-09-25T09:00:00Z">
              <w:r>
                <w:rPr>
                  <w:sz w:val="17"/>
                </w:rPr>
                <w:t xml:space="preserve">the</w:t>
              </w:r>
            </w:ins>
            <w:r>
              <w:rPr>
                <w:sz w:val="17"/>
              </w:rPr>
              <w:t xml:space="preserve"> </w:t>
            </w:r>
            <w:del w:id="90278" w:author="Permitting Desk" w:date="2026-09-25T09:00:00Z">
              <w:r>
                <w:rPr>
                  <w:sz w:val="17"/>
                </w:rPr>
                <w:delText xml:space="preserve">on</w:delText>
              </w:r>
            </w:del>
            <w:ins w:id="90279" w:author="Permitting Desk" w:date="2026-09-25T09:00:00Z">
              <w:r>
                <w:rPr>
                  <w:sz w:val="17"/>
                </w:rPr>
                <w:t xml:space="preserve">CHIP</w:t>
              </w:r>
            </w:ins>
            <w:r>
              <w:rPr>
                <w:sz w:val="17"/>
              </w:rPr>
              <w:t xml:space="preserve"> </w:t>
            </w:r>
            <w:del w:id="90280" w:author="Permitting Desk" w:date="2026-09-25T09:00:00Z">
              <w:r>
                <w:rPr>
                  <w:sz w:val="17"/>
                </w:rPr>
                <w:delText xml:space="preserve">Figure</w:delText>
              </w:r>
            </w:del>
            <w:ins w:id="90281" w:author="Permitting Desk" w:date="2026-09-25T09:00:00Z">
              <w:r>
                <w:rPr>
                  <w:sz w:val="17"/>
                </w:rPr>
                <w:t xml:space="preserve">parcels</w:t>
              </w:r>
            </w:ins>
            <w:r>
              <w:rPr>
                <w:sz w:val="17"/>
              </w:rPr>
              <w:t xml:space="preserve"> </w:t>
            </w:r>
            <w:del w:id="90282" w:author="Permitting Desk" w:date="2026-09-25T09:00:00Z">
              <w:r>
                <w:rPr>
                  <w:sz w:val="17"/>
                </w:rPr>
                <w:delText xml:space="preserve">2</w:delText>
              </w:r>
            </w:del>
            <w:ins w:id="90283" w:author="Permitting Desk" w:date="2026-09-25T09:00:00Z">
              <w:r>
                <w:rPr>
                  <w:sz w:val="17"/>
                </w:rPr>
                <w:t xml:space="preserve">[INSERT: legal description]</w:t>
              </w:r>
            </w:ins>
          </w:p>
        </w:tc>
        <w:tc>
          <w:tcPr>
            <w:tcW w:w="3312" w:type="dxa"/>
          </w:tcPr>
          <w:p w14:paraId="3B266FA5" w14:textId="77777777" w:rsidR="00AA023B" w:rsidRDefault="00957F15">
            <w:pPr>
              <w:pStyle w:val="TableParagraph"/>
              <w:spacing w:before="40" w:after="40"/>
              <w:ind w:left="86"/>
              <w:rPr/>
            </w:pPr>
            <w:del w:id="90284" w:author="Permitting Desk" w:date="2026-09-25T09:00:00Z">
              <w:r>
                <w:rPr>
                  <w:sz w:val="17"/>
                </w:rPr>
                <w:delText xml:space="preserve">Three</w:delText>
              </w:r>
            </w:del>
            <w:ins w:id="90285" w:author="Permitting Desk" w:date="2026-09-25T09:00:00Z">
              <w:r>
                <w:rPr>
                  <w:sz w:val="17"/>
                </w:rPr>
                <w:t xml:space="preserve">Paving</w:t>
              </w:r>
            </w:ins>
            <w:r>
              <w:rPr>
                <w:sz w:val="17"/>
              </w:rPr>
              <w:t xml:space="preserve"> </w:t>
            </w:r>
            <w:del w:id="90286" w:author="Permitting Desk" w:date="2026-09-25T09:00:00Z">
              <w:r>
                <w:rPr>
                  <w:sz w:val="17"/>
                </w:rPr>
                <w:delText xml:space="preserve">segments</w:delText>
              </w:r>
            </w:del>
            <w:ins w:id="90287" w:author="Permitting Desk" w:date="2026-09-25T09:00:00Z">
              <w:r>
                <w:rPr>
                  <w:sz w:val="17"/>
                </w:rPr>
                <w:t xml:space="preserve">and improvement of</w:t>
              </w:r>
            </w:ins>
            <w:r>
              <w:rPr>
                <w:sz w:val="17"/>
              </w:rPr>
              <w:t xml:space="preserve"> approximately </w:t>
            </w:r>
            <w:del w:id="90288" w:author="Permitting Desk" w:date="2026-09-25T09:00:00Z">
              <w:r>
                <w:rPr>
                  <w:sz w:val="17"/>
                </w:rPr>
                <w:delText xml:space="preserve">400</w:delText>
              </w:r>
            </w:del>
            <w:ins w:id="90289" w:author="Permitting Desk" w:date="2026-09-25T09:00:00Z">
              <w:r>
                <w:rPr>
                  <w:sz w:val="17"/>
                </w:rPr>
                <w:t xml:space="preserve">2,750</w:t>
              </w:r>
            </w:ins>
            <w:r>
              <w:rPr>
                <w:sz w:val="17"/>
              </w:rPr>
              <w:t xml:space="preserve"> feet </w:t>
            </w:r>
            <w:del w:id="90290" w:author="Permitting Desk" w:date="2026-09-25T09:00:00Z">
              <w:r>
                <w:rPr>
                  <w:sz w:val="17"/>
                </w:rPr>
                <w:delText xml:space="preserve">in</w:delText>
              </w:r>
            </w:del>
            <w:ins w:id="90291" w:author="Permitting Desk" w:date="2026-09-25T09:00:00Z">
              <w:r>
                <w:rPr>
                  <w:sz w:val="17"/>
                </w:rPr>
                <w:t xml:space="preserve">of</w:t>
              </w:r>
            </w:ins>
            <w:r>
              <w:rPr>
                <w:sz w:val="17"/>
              </w:rPr>
              <w:t xml:space="preserve"> </w:t>
            </w:r>
            <w:del w:id="90292" w:author="Permitting Desk" w:date="2026-09-25T09:00:00Z">
              <w:r>
                <w:rPr>
                  <w:sz w:val="17"/>
                </w:rPr>
                <w:delText xml:space="preserve">width;</w:delText>
              </w:r>
            </w:del>
            <w:ins w:id="90293" w:author="Permitting Desk" w:date="2026-09-25T09:00:00Z">
              <w:r>
                <w:rPr>
                  <w:sz w:val="17"/>
                </w:rPr>
                <w:t xml:space="preserve">an</w:t>
              </w:r>
            </w:ins>
            <w:r>
              <w:rPr>
                <w:sz w:val="17"/>
              </w:rPr>
              <w:t xml:space="preserve"> </w:t>
            </w:r>
            <w:del w:id="90294" w:author="Permitting Desk" w:date="2026-09-25T09:00:00Z">
              <w:r>
                <w:rPr>
                  <w:sz w:val="17"/>
                </w:rPr>
                <w:delText xml:space="preserve">operating</w:delText>
              </w:r>
            </w:del>
            <w:ins w:id="90295" w:author="Permitting Desk" w:date="2026-09-25T09:00:00Z">
              <w:r>
                <w:rPr>
                  <w:sz w:val="17"/>
                </w:rPr>
                <w:t xml:space="preserve">existing</w:t>
              </w:r>
            </w:ins>
            <w:r>
              <w:rPr>
                <w:sz w:val="17"/>
              </w:rPr>
              <w:t xml:space="preserve"> </w:t>
            </w:r>
            <w:del w:id="90296" w:author="Permitting Desk" w:date="2026-09-25T09:00:00Z">
              <w:r>
                <w:rPr>
                  <w:sz w:val="17"/>
                </w:rPr>
                <w:delText xml:space="preserve">voltage</w:delText>
              </w:r>
            </w:del>
            <w:ins w:id="90297" w:author="Permitting Desk" w:date="2026-09-25T09:00:00Z">
              <w:r>
                <w:rPr>
                  <w:sz w:val="17"/>
                </w:rPr>
                <w:t xml:space="preserve">two-lane gravel road; no new alignment on Reclamation land</w:t>
              </w:r>
            </w:ins>
            <w:r>
              <w:rPr>
                <w:sz w:val="17"/>
              </w:rPr>
              <w:t xml:space="preserve"> </w:t>
            </w:r>
            <w:r>
              <w:rPr>
                <w:sz w:val="17"/>
                <w:highlight w:val="yellow"/>
              </w:rPr>
              <w:t xml:space="preserve">[INSERT: </w:t>
            </w:r>
            <w:del w:id="90298" w:author="Permitting Desk" w:date="2026-09-25T09:00:00Z">
              <w:r>
                <w:rPr>
                  <w:sz w:val="17"/>
                  <w:highlight w:val="yellow"/>
                </w:rPr>
                <w:delText xml:space="preserve">anticipated</w:delText>
              </w:r>
            </w:del>
            <w:ins w:id="90299" w:author="Permitting Desk" w:date="2026-09-25T09:00:00Z">
              <w:r>
                <w:rPr>
                  <w:sz w:val="17"/>
                  <w:highlight w:val="yellow"/>
                </w:rPr>
                <w:t xml:space="preserve">right-of-way</w:t>
              </w:r>
            </w:ins>
            <w:r>
              <w:rPr>
                <w:sz w:val="17"/>
                <w:highlight w:val="yellow"/>
              </w:rPr>
              <w:t xml:space="preserve"> </w:t>
            </w:r>
            <w:del w:id="90300" w:author="Permitting Desk" w:date="2026-09-25T09:00:00Z">
              <w:r>
                <w:rPr>
                  <w:sz w:val="17"/>
                  <w:highlight w:val="yellow"/>
                </w:rPr>
                <w:delText xml:space="preserve">to</w:delText>
              </w:r>
            </w:del>
            <w:ins w:id="90301" w:author="Permitting Desk" w:date="2026-09-25T09:00:00Z">
              <w:r>
                <w:rPr>
                  <w:sz w:val="17"/>
                  <w:highlight w:val="yellow"/>
                </w:rPr>
                <w:t xml:space="preserve">width</w:t>
              </w:r>
            </w:ins>
            <w:r>
              <w:rPr>
                <w:sz w:val="17"/>
                <w:highlight w:val="yellow"/>
              </w:rPr>
              <w:t xml:space="preserve"> </w:t>
            </w:r>
            <w:del w:id="90302" w:author="Permitting Desk" w:date="2026-09-25T09:00:00Z">
              <w:r>
                <w:rPr>
                  <w:sz w:val="17"/>
                  <w:highlight w:val="yellow"/>
                </w:rPr>
                <w:delText xml:space="preserve">be</w:delText>
              </w:r>
            </w:del>
            <w:ins w:id="90303" w:author="Permitting Desk" w:date="2026-09-25T09:00:00Z">
              <w:r>
                <w:rPr>
                  <w:sz w:val="17"/>
                  <w:highlight w:val="yellow"/>
                </w:rPr>
                <w:t xml:space="preserve">and</w:t>
              </w:r>
            </w:ins>
            <w:r>
              <w:rPr>
                <w:sz w:val="17"/>
                <w:highlight w:val="yellow"/>
              </w:rPr>
              <w:t xml:space="preserve"> </w:t>
            </w:r>
            <w:del w:id="90304" w:author="Permitting Desk" w:date="2026-09-25T09:00:00Z">
              <w:r>
                <w:rPr>
                  <w:sz w:val="17"/>
                  <w:highlight w:val="yellow"/>
                </w:rPr>
                <w:delText xml:space="preserve">34.5</w:delText>
              </w:r>
            </w:del>
            <w:ins w:id="90305" w:author="Permitting Desk" w:date="2026-09-25T09:00:00Z">
              <w:r>
                <w:rPr>
                  <w:sz w:val="17"/>
                  <w:highlight w:val="yellow"/>
                </w:rPr>
                <w:t xml:space="preserve">typical</w:t>
              </w:r>
            </w:ins>
            <w:r>
              <w:rPr>
                <w:sz w:val="17"/>
                <w:highlight w:val="yellow"/>
              </w:rPr>
              <w:t xml:space="preserve"> </w:t>
            </w:r>
            <w:del w:id="90306" w:author="Permitting Desk" w:date="2026-09-25T09:00:00Z">
              <w:r>
                <w:rPr>
                  <w:sz w:val="17"/>
                  <w:highlight w:val="yellow"/>
                </w:rPr>
                <w:delText xml:space="preserve">kV, to be confirmed]</w:delText>
              </w:r>
            </w:del>
            <w:ins w:id="90307" w:author="Permitting Desk" w:date="2026-09-25T09:00:00Z">
              <w:r>
                <w:rPr>
                  <w:sz w:val="17"/>
                  <w:highlight w:val="yellow"/>
                </w:rPr>
                <w:t xml:space="preserve">section]</w:t>
              </w:r>
            </w:ins>
          </w:p>
        </w:tc>
        <w:tc>
          <w:tcPr>
            <w:tcW w:w="1440" w:type="dxa"/>
          </w:tcPr>
          <w:p w14:paraId="4C95DCF7" w14:textId="77777777" w:rsidR="00AA023B" w:rsidRDefault="00957F15">
            <w:pPr>
              <w:pStyle w:val="TableParagraph"/>
              <w:spacing w:before="40" w:after="40"/>
              <w:ind w:left="86"/>
              <w:rPr/>
            </w:pPr>
            <w:del w:id="90308" w:author="Permitting Desk" w:date="2026-09-25T09:00:00Z">
              <w:r>
                <w:rPr>
                  <w:sz w:val="17"/>
                  <w:highlight w:val="yellow"/>
                </w:rPr>
                <w:delText xml:space="preserve">Approximately</w:delText>
              </w:r>
            </w:del>
            <w:ins w:id="90309" w:author="Permitting Desk" w:date="2026-09-25T09:00:00Z">
              <w:r>
                <w:rPr>
                  <w:sz w:val="17"/>
                  <w:highlight w:val="yellow"/>
                </w:rPr>
                <w:t xml:space="preserve">[INSERT:</w:t>
              </w:r>
            </w:ins>
            <w:r>
              <w:rPr>
                <w:sz w:val="17"/>
                <w:highlight w:val="yellow"/>
              </w:rPr>
              <w:t xml:space="preserve"> </w:t>
            </w:r>
            <w:del w:id="90310" w:author="Permitting Desk" w:date="2026-09-25T09:00:00Z">
              <w:r>
                <w:rPr>
                  <w:sz w:val="17"/>
                  <w:highlight w:val="yellow"/>
                </w:rPr>
                <w:delText xml:space="preserve">90.07</w:delText>
              </w:r>
            </w:del>
            <w:ins w:id="90311" w:author="Permitting Desk" w:date="2026-09-25T09:00:00Z">
              <w:r>
                <w:rPr>
                  <w:sz w:val="17"/>
                  <w:highlight w:val="yellow"/>
                </w:rPr>
                <w:t xml:space="preserve">acreage</w:t>
              </w:r>
            </w:ins>
            <w:r>
              <w:rPr>
                <w:sz w:val="17"/>
                <w:highlight w:val="yellow"/>
              </w:rPr>
              <w:t xml:space="preserve"> </w:t>
            </w:r>
            <w:del w:id="90312" w:author="Permitting Desk" w:date="2026-09-25T09:00:00Z">
              <w:r>
                <w:rPr>
                  <w:sz w:val="17"/>
                  <w:highlight w:val="yellow"/>
                </w:rPr>
                <w:delText xml:space="preserve">acres</w:delText>
              </w:r>
            </w:del>
            <w:ins w:id="90313" w:author="Permitting Desk" w:date="2026-09-25T09:00:00Z">
              <w:r>
                <w:rPr>
                  <w:sz w:val="17"/>
                  <w:highlight w:val="yellow"/>
                </w:rPr>
                <w:t xml:space="preserve">on Reclamation-administered land]</w:t>
              </w:r>
            </w:ins>
          </w:p>
        </w:tc>
      </w:tr>
      <w:tr w:rsidR="00077796" w14:paraId="6BA9EE19" w14:textId="77777777">
        <w:tc>
          <w:tcPr>
            <w:tcW w:w="1440" w:type="dxa"/>
            <w:gridSpan w:val="4"/>
            <w:shd w:val="clear" w:color="auto" w:fill="D9D9D9"/>
          </w:tcPr>
          <w:p w14:paraId="56FE0F9D" w14:textId="77777777" w:rsidR="00077796" w:rsidRDefault="00FF017B">
            <w:pPr>
              <w:pStyle w:val="TableParagraph"/>
              <w:spacing w:before="40" w:after="40"/>
              <w:ind w:left="86"/>
            </w:pPr>
            <w:r>
              <w:rPr>
                <w:b/>
                <w:sz w:val="18"/>
              </w:rPr>
              <w:t>Temporary Components</w:t>
            </w:r>
          </w:p>
        </w:tc>
      </w:tr>
      <w:tr w:rsidR="00077796" w14:paraId="0D865E66" w14:textId="77777777">
        <w:tc>
          <w:tcPr>
            <w:tcW w:w="2304" w:type="dxa"/>
          </w:tcPr>
          <w:p w14:paraId="71201CC8" w14:textId="77777777" w:rsidR="00077796" w:rsidRDefault="00FF017B">
            <w:pPr>
              <w:pStyle w:val="TableParagraph"/>
              <w:spacing w:before="40" w:after="40"/>
              <w:ind w:left="86"/>
            </w:pPr>
            <w:r>
              <w:rPr>
                <w:sz w:val="17"/>
              </w:rPr>
              <w:t>Temporary work and staging areas</w:t>
            </w:r>
          </w:p>
        </w:tc>
        <w:tc>
          <w:tcPr>
            <w:tcW w:w="3024" w:type="dxa"/>
          </w:tcPr>
          <w:p w14:paraId="77FD0D7A" w14:textId="77777777" w:rsidR="00077796" w:rsidRDefault="00FF017B">
            <w:pPr>
              <w:pStyle w:val="TableParagraph"/>
              <w:spacing w:before="40" w:after="40"/>
              <w:ind w:left="86"/>
            </w:pPr>
            <w:r>
              <w:rPr>
                <w:sz w:val="17"/>
              </w:rPr>
              <w:t>Adjacent to the corner crossings, principally on private land</w:t>
            </w:r>
          </w:p>
        </w:tc>
        <w:tc>
          <w:tcPr>
            <w:tcW w:w="3312" w:type="dxa"/>
          </w:tcPr>
          <w:p w14:paraId="41FB0605" w14:textId="77777777" w:rsidR="00077796" w:rsidRPr="006768A5" w:rsidRDefault="00FF017B">
            <w:pPr>
              <w:pStyle w:val="TableParagraph"/>
              <w:spacing w:before="40" w:after="40"/>
              <w:ind w:left="86"/>
              <w:rPr>
                <w:highlight w:val="yellow"/>
              </w:rPr>
            </w:pPr>
            <w:r>
              <w:rPr>
                <w:sz w:val="17"/>
                <w:highlight w:val="yellow"/>
              </w:rPr>
              <w:t>[INSERT: number, dimensions, and locations of temporary work areas]</w:t>
            </w:r>
          </w:p>
        </w:tc>
        <w:tc>
          <w:tcPr>
            <w:tcW w:w="1440" w:type="dxa"/>
          </w:tcPr>
          <w:p w14:paraId="5622BBAA" w14:textId="77777777" w:rsidR="00077796" w:rsidRPr="006768A5" w:rsidRDefault="00FF017B">
            <w:pPr>
              <w:pStyle w:val="TableParagraph"/>
              <w:spacing w:before="40" w:after="40"/>
              <w:ind w:left="86"/>
              <w:rPr>
                <w:highlight w:val="yellow"/>
              </w:rPr>
            </w:pPr>
            <w:r>
              <w:rPr>
                <w:sz w:val="17"/>
                <w:highlight w:val="yellow"/>
              </w:rPr>
              <w:t>[INSERT]</w:t>
            </w:r>
          </w:p>
        </w:tc>
      </w:tr>
      <w:tr w:rsidR="00077796" w14:paraId="04C0EEF1" w14:textId="77777777">
        <w:tc>
          <w:tcPr>
            <w:tcW w:w="2304" w:type="dxa"/>
          </w:tcPr>
          <w:p w14:paraId="76E02945" w14:textId="77777777" w:rsidR="00077796" w:rsidRDefault="00FF017B">
            <w:pPr>
              <w:pStyle w:val="TableParagraph"/>
              <w:spacing w:before="40" w:after="40"/>
              <w:ind w:left="86"/>
            </w:pPr>
            <w:r>
              <w:rPr>
                <w:sz w:val="17"/>
              </w:rPr>
              <w:t>Survey and geotechnical entry</w:t>
            </w:r>
          </w:p>
        </w:tc>
        <w:tc>
          <w:tcPr>
            <w:tcW w:w="3024" w:type="dxa"/>
          </w:tcPr>
          <w:p w14:paraId="109C4171" w14:textId="77777777" w:rsidR="00077796" w:rsidRDefault="00FF017B">
            <w:pPr>
              <w:pStyle w:val="TableParagraph"/>
              <w:spacing w:before="40" w:after="40"/>
              <w:ind w:left="86"/>
            </w:pPr>
            <w:r>
              <w:rPr>
                <w:sz w:val="17"/>
              </w:rPr>
              <w:t>Within and adjacent to the corner crossings</w:t>
            </w:r>
          </w:p>
        </w:tc>
        <w:tc>
          <w:tcPr>
            <w:tcW w:w="3312" w:type="dxa"/>
          </w:tcPr>
          <w:p w14:paraId="55874BD0" w14:textId="77777777" w:rsidR="00077796" w:rsidRDefault="00FF017B">
            <w:pPr>
              <w:pStyle w:val="TableParagraph"/>
              <w:spacing w:before="40" w:after="40"/>
              <w:ind w:left="86"/>
            </w:pPr>
            <w:r>
              <w:rPr>
                <w:sz w:val="17"/>
              </w:rPr>
              <w:t>Temporary entry for survey, geotechnical investigation, and potholing prior to construction</w:t>
            </w:r>
          </w:p>
        </w:tc>
        <w:tc>
          <w:tcPr>
            <w:tcW w:w="1440" w:type="dxa"/>
          </w:tcPr>
          <w:p w14:paraId="42745A81" w14:textId="77777777" w:rsidR="00077796" w:rsidRDefault="00FF017B">
            <w:pPr>
              <w:pStyle w:val="TableParagraph"/>
              <w:spacing w:before="40" w:after="40"/>
              <w:ind w:left="86"/>
            </w:pPr>
            <w:r>
              <w:rPr>
                <w:sz w:val="17"/>
              </w:rPr>
              <w:t>Negligible; no permanent disturbance</w:t>
            </w:r>
          </w:p>
        </w:tc>
      </w:tr>
    </w:tbl>
    <w:p w14:paraId="05EDE360" w14:textId="77777777" w:rsidR="006D1538" w:rsidRDefault="006D1538">
      <w:pPr>
        <w:pStyle w:val="BodyText"/>
        <w:spacing w:after="160"/>
      </w:pPr>
    </w:p>
    <w:p w14:paraId="0F41FAA5" w14:textId="3DD094EB" w:rsidR="00AA023B" w:rsidRDefault="00957F15">
      <w:pPr>
        <w:pStyle w:val="BodyText"/>
        <w:spacing w:after="160"/>
        <w:rPr/>
      </w:pPr>
      <w:r>
        <w:lastRenderedPageBreak/>
        <w:t>Private-land areas identified in Table 2, and the private-land acreages in Table 3 and Table 4, are shown for context only; they are not part of the requested federal authorization and are not subject to Reclamation approval.</w:t>
      </w:r>
    </w:p>
    <w:p w14:paraId="71393F6A" w14:textId="77777777" w:rsidR="00AA023B" w:rsidRDefault="00957F15">
      <w:pPr>
        <w:pStyle w:val="BodyText"/>
        <w:spacing w:after="160"/>
        <w:rPr/>
      </w:pPr>
      <w:r>
        <w:t>Temporary use areas, including those identified as Temporary Components in Table 2, would be authorized under a short-term right-of-way, temporary permit, license, or consent document under 43 C.F.R. Part 429. Part 429 does not prescribe a fixed maximum duration for temporary uses; the term of each temporary authorization is set by Reclamation in the instrument. The Applicant will request temporary terms that cover the full construction period, including any multi-year construction window for temporary access routes and staging areas, and any area expected to be needed beyond the construction period would instead be included in the permanent authorization request.</w:t>
      </w:r>
    </w:p>
    <w:p w14:paraId="789B527D" w14:textId="77777777" w:rsidR="00077796" w:rsidRDefault="00FF017B">
      <w:pPr>
        <w:pStyle w:val="Heading2"/>
      </w:pPr>
      <w:bookmarkStart w:id="313" w:name="_Toc240358295"/>
      <w:r>
        <w:rPr>
          <w:b w:val="0"/>
        </w:rPr>
        <w:t>Project Disturbance</w:t>
      </w:r>
      <w:bookmarkEnd w:id="313"/>
    </w:p>
    <w:p w14:paraId="79B8756D" w14:textId="77777777" w:rsidR="00077796" w:rsidRDefault="00FF017B">
      <w:pPr>
        <w:pStyle w:val="BodyText"/>
        <w:spacing w:after="160"/>
      </w:pPr>
      <w:r>
        <w:t>The Project would require both temporary and permanent disturbance. Approximate temporary and permanent disturbance for Project components would be updated as design progresses and more detail becomes available in future iterations of the POD.</w:t>
      </w:r>
    </w:p>
    <w:p w14:paraId="347DC5B8" w14:textId="77777777" w:rsidR="00077796" w:rsidRDefault="00FF017B">
      <w:pPr>
        <w:pStyle w:val="Heading3"/>
      </w:pPr>
      <w:bookmarkStart w:id="314" w:name="_Toc240358296"/>
      <w:r>
        <w:rPr>
          <w:b w:val="0"/>
        </w:rPr>
        <w:t>Permanent Disturbance Areas</w:t>
      </w:r>
      <w:bookmarkEnd w:id="314"/>
    </w:p>
    <w:p w14:paraId="5816E5B4" w14:textId="77777777" w:rsidR="00077796" w:rsidRDefault="00FF017B">
      <w:pPr>
        <w:pStyle w:val="BodyText"/>
        <w:spacing w:after="160"/>
      </w:pPr>
      <w:r>
        <w:t>Permanent disturbance includes areas that will remain altered for the operational life of the Project and will not be restored to pre-construction conditions. For this Project these areas consist of the improved road surface, any aboveground collector-line structures located outside a Reclamation facility right-of-way, and permanent drainage and erosion-control features within the corner crossings. Permanent disturbance acreages are shown in Table 3 and are subject to field verification and refinement as engineering design progresses.</w:t>
      </w:r>
    </w:p>
    <w:p w14:paraId="01771DA2" w14:textId="77777777" w:rsidR="00077796" w:rsidRDefault="00FF017B">
      <w:pPr>
        <w:pStyle w:val="Caption"/>
        <w:spacing w:before="160" w:after="80"/>
        <w:rPr/>
      </w:pPr>
      <w:bookmarkStart w:id="316" w:name="_Toc236729020"/>
      <w:r>
        <w:t xml:space="preserve">Table </w:t>
      </w:r>
      <w:fldSimple w:instr=" SEQ Table \* ARABIC ">
        <w:r>
          <w:t>3</w:t>
        </w:r>
      </w:fldSimple>
      <w:r>
        <w:t>. Permanent Disturbance Areas</w:t>
      </w:r>
      <w:bookmarkEnd w:id="316"/>
    </w:p>
    <w:tbl>
      <w:tblPr>
        <w:tblStyle w:val="TableGrid"/>
        <w:tblW w:w="9445" w:type="dxa"/>
        <w:tblLayout w:type="fixed"/>
        <w:tblLook w:val="04A0" w:firstRow="1" w:lastRow="0" w:firstColumn="1" w:lastColumn="0" w:noHBand="0" w:noVBand="1"/>
      </w:tblPr>
      <w:tblGrid>
        <w:gridCol w:w="3312"/>
        <w:gridCol w:w="2736"/>
        <w:gridCol w:w="3397"/>
      </w:tblGrid>
      <w:tr w:rsidR="00124AB1" w14:paraId="0F78F47E" w14:textId="77777777" w:rsidTr="0023693D">
        <w:trPr>
          <w:trHeight w:val="293"/>
          <w:tblHeader/>
        </w:trPr>
        <w:tc>
          <w:tcPr>
            <w:tcW w:w="3312" w:type="dxa"/>
            <w:vMerge w:val="restart"/>
            <w:shd w:val="clear" w:color="auto" w:fill="BFBFBF" w:themeFill="background1" w:themeFillShade="BF"/>
          </w:tcPr>
          <w:p w14:paraId="55140DDE" w14:textId="77777777" w:rsidR="00124AB1" w:rsidRDefault="00124AB1" w:rsidP="0023693D">
            <w:pPr>
              <w:pStyle w:val="TableParagraph"/>
              <w:spacing w:before="40" w:after="40"/>
              <w:ind w:left="86"/>
              <w:jc w:val="center"/>
              <w:rPr/>
            </w:pPr>
            <w:r>
              <w:rPr>
                <w:b/>
                <w:sz w:val="18"/>
              </w:rPr>
              <w:t>Project Component</w:t>
            </w:r>
          </w:p>
        </w:tc>
        <w:tc>
          <w:tcPr>
            <w:tcW w:w="2736" w:type="dxa"/>
            <w:vMerge w:val="restart"/>
            <w:shd w:val="clear" w:color="auto" w:fill="BFBFBF" w:themeFill="background1" w:themeFillShade="BF"/>
          </w:tcPr>
          <w:p w14:paraId="7D64E9C4" w14:textId="77777777" w:rsidR="00124AB1" w:rsidRDefault="00124AB1" w:rsidP="0023693D">
            <w:pPr>
              <w:pStyle w:val="TableParagraph"/>
              <w:spacing w:before="40" w:after="40"/>
              <w:ind w:left="86"/>
              <w:jc w:val="center"/>
              <w:rPr/>
            </w:pPr>
            <w:r>
              <w:rPr>
                <w:b/>
                <w:sz w:val="18"/>
              </w:rPr>
              <w:t>Area Required</w:t>
            </w:r>
          </w:p>
        </w:tc>
        <w:tc>
          <w:tcPr>
            <w:tcW w:w="3397" w:type="dxa"/>
            <w:vMerge w:val="restart"/>
            <w:shd w:val="clear" w:color="auto" w:fill="BFBFBF" w:themeFill="background1" w:themeFillShade="BF"/>
          </w:tcPr>
          <w:p w14:paraId="23690887" w14:textId="77777777" w:rsidR="00124AB1" w:rsidRDefault="00124AB1" w:rsidP="0023693D">
            <w:pPr>
              <w:pStyle w:val="TableParagraph"/>
              <w:spacing w:before="40" w:after="40"/>
              <w:ind w:left="86"/>
              <w:jc w:val="center"/>
              <w:rPr/>
            </w:pPr>
            <w:r>
              <w:rPr>
                <w:b/>
                <w:sz w:val="18"/>
              </w:rPr>
              <w:t xml:space="preserve">Total Approximate Acreage of </w:t>
            </w:r>
            <w:commentRangeStart w:id="18"/>
            <w:del w:id="90314" w:author="Permitting Desk" w:date="2026-09-25T09:00:00Z">
              <w:r>
                <w:rPr>
                  <w:b/>
                  <w:sz w:val="18"/>
                </w:rPr>
                <w:delText xml:space="preserve">Temporary</w:delText>
              </w:r>
            </w:del>
            <w:ins w:id="90315" w:author="Permitting Desk" w:date="2026-09-25T09:00:00Z">
              <w:r>
                <w:rPr>
                  <w:b/>
                  <w:sz w:val="18"/>
                </w:rPr>
                <w:t xml:space="preserve">Permanent</w:t>
              </w:r>
            </w:ins>
            <w:commentRangeEnd w:id="18"/>
            <w:r>
              <w:rPr>
                <w:rStyle w:val="CommentReference"/>
              </w:rPr>
              <w:commentReference w:id="18"/>
            </w:r>
            <w:r>
              <w:rPr>
                <w:b/>
                <w:sz w:val="18"/>
              </w:rPr>
              <w:t xml:space="preserve"> Disturbance</w:t>
            </w:r>
          </w:p>
        </w:tc>
      </w:tr>
      <w:tr w:rsidR="00124AB1" w14:paraId="46BB77E1" w14:textId="77777777" w:rsidTr="0023693D">
        <w:trPr>
          <w:trHeight w:val="276"/>
          <w:tblHeader/>
        </w:trPr>
        <w:tc>
          <w:tcPr>
            <w:tcW w:w="3312" w:type="dxa"/>
            <w:vMerge/>
            <w:shd w:val="clear" w:color="auto" w:fill="BFBFBF" w:themeFill="background1" w:themeFillShade="BF"/>
          </w:tcPr>
          <w:p w14:paraId="2E484A42" w14:textId="77777777" w:rsidR="00124AB1" w:rsidRDefault="00124AB1" w:rsidP="0023693D">
            <w:pPr>
              <w:rPr/>
            </w:pPr>
          </w:p>
        </w:tc>
        <w:tc>
          <w:tcPr>
            <w:tcW w:w="2736" w:type="dxa"/>
            <w:vMerge/>
            <w:shd w:val="clear" w:color="auto" w:fill="BFBFBF" w:themeFill="background1" w:themeFillShade="BF"/>
          </w:tcPr>
          <w:p w14:paraId="2655A091" w14:textId="77777777" w:rsidR="00124AB1" w:rsidRDefault="00124AB1" w:rsidP="0023693D">
            <w:pPr>
              <w:rPr/>
            </w:pPr>
          </w:p>
        </w:tc>
        <w:tc>
          <w:tcPr>
            <w:tcW w:w="3397" w:type="dxa"/>
            <w:vMerge/>
            <w:shd w:val="clear" w:color="auto" w:fill="BFBFBF" w:themeFill="background1" w:themeFillShade="BF"/>
          </w:tcPr>
          <w:p w14:paraId="3DFDA54E" w14:textId="77777777" w:rsidR="00124AB1" w:rsidRPr="0084407E" w:rsidRDefault="00124AB1" w:rsidP="0023693D">
            <w:pPr>
              <w:pStyle w:val="TableParagraph"/>
              <w:spacing w:before="40" w:after="40"/>
              <w:ind w:left="86"/>
              <w:jc w:val="center"/>
              <w:rPr>
                <w:b/>
                <w:sz w:val="18"/>
              </w:rPr>
            </w:pPr>
          </w:p>
        </w:tc>
      </w:tr>
      <w:tr w:rsidR="00124AB1" w14:paraId="5E6DF533" w14:textId="77777777" w:rsidTr="0023693D">
        <w:trPr>
          <w:tblHeader/>
        </w:trPr>
        <w:tc>
          <w:tcPr>
            <w:tcW w:w="3312" w:type="dxa"/>
            <w:vMerge/>
            <w:shd w:val="clear" w:color="auto" w:fill="BFBFBF" w:themeFill="background1" w:themeFillShade="BF"/>
          </w:tcPr>
          <w:p w14:paraId="20F2C4B6" w14:textId="77777777" w:rsidR="00124AB1" w:rsidRDefault="00124AB1" w:rsidP="0023693D">
            <w:pPr>
              <w:rPr/>
            </w:pPr>
          </w:p>
        </w:tc>
        <w:tc>
          <w:tcPr>
            <w:tcW w:w="2736" w:type="dxa"/>
            <w:vMerge/>
            <w:shd w:val="clear" w:color="auto" w:fill="BFBFBF" w:themeFill="background1" w:themeFillShade="BF"/>
          </w:tcPr>
          <w:p w14:paraId="1C714905" w14:textId="77777777" w:rsidR="00124AB1" w:rsidRDefault="00124AB1" w:rsidP="0023693D">
            <w:pPr>
              <w:rPr/>
            </w:pPr>
          </w:p>
        </w:tc>
        <w:tc>
          <w:tcPr>
            <w:tcW w:w="3397" w:type="dxa"/>
            <w:shd w:val="clear" w:color="auto" w:fill="BFBFBF" w:themeFill="background1" w:themeFillShade="BF"/>
          </w:tcPr>
          <w:p w14:paraId="410B028F" w14:textId="77777777" w:rsidR="00124AB1" w:rsidRDefault="00124AB1" w:rsidP="0023693D">
            <w:pPr>
              <w:pStyle w:val="TableParagraph"/>
              <w:spacing w:before="40" w:after="40"/>
              <w:ind w:left="86"/>
              <w:jc w:val="center"/>
              <w:rPr>
                <w:b/>
                <w:sz w:val="18"/>
              </w:rPr>
            </w:pPr>
            <w:r>
              <w:rPr>
                <w:b/>
                <w:sz w:val="18"/>
              </w:rPr>
              <w:t>Reclamation</w:t>
            </w:r>
          </w:p>
        </w:tc>
      </w:tr>
      <w:tr w:rsidR="00124AB1" w14:paraId="2F8EB49F" w14:textId="77777777" w:rsidTr="0023693D">
        <w:trPr/>
        <w:tc>
          <w:tcPr>
            <w:tcW w:w="3312" w:type="dxa"/>
          </w:tcPr>
          <w:p w14:paraId="3B6489C8" w14:textId="77777777" w:rsidR="00124AB1" w:rsidRDefault="00124AB1" w:rsidP="0023693D">
            <w:pPr>
              <w:pStyle w:val="TableParagraph"/>
              <w:spacing w:before="40" w:after="40"/>
              <w:ind w:left="86"/>
              <w:rPr/>
            </w:pPr>
            <w:r>
              <w:rPr>
                <w:sz w:val="17"/>
              </w:rPr>
              <w:t>Corner crossing authorization boundary</w:t>
            </w:r>
          </w:p>
        </w:tc>
        <w:tc>
          <w:tcPr>
            <w:tcW w:w="2736" w:type="dxa"/>
          </w:tcPr>
          <w:p w14:paraId="1B0698D9" w14:textId="77777777" w:rsidR="00124AB1" w:rsidRPr="006768A5" w:rsidRDefault="00124AB1" w:rsidP="0023693D">
            <w:pPr>
              <w:pStyle w:val="TableParagraph"/>
              <w:spacing w:before="40" w:after="40"/>
              <w:ind w:left="86"/>
              <w:rPr>
                <w:highlight w:val="yellow"/>
              </w:rPr>
            </w:pPr>
            <w:r>
              <w:rPr>
                <w:sz w:val="17"/>
              </w:rPr>
              <w:t>Four crossings, seven wings (Corner Crossing 2 reconfigured as a single wing; see Section 3)</w:t>
            </w:r>
          </w:p>
        </w:tc>
        <w:tc>
          <w:tcPr>
            <w:tcW w:w="3397" w:type="dxa"/>
          </w:tcPr>
          <w:p w14:paraId="6722727B" w14:textId="77777777" w:rsidR="00124AB1" w:rsidRDefault="00124AB1" w:rsidP="0023693D">
            <w:pPr>
              <w:pStyle w:val="TableParagraph"/>
              <w:spacing w:before="40" w:after="40"/>
              <w:ind w:left="86"/>
              <w:rPr>
                <w:sz w:val="17"/>
                <w:highlight w:val="yellow"/>
              </w:rPr>
            </w:pPr>
            <w:r>
              <w:rPr>
                <w:sz w:val="17"/>
              </w:rPr>
              <w:t xml:space="preserve">Approximately </w:t>
            </w:r>
            <w:commentRangeStart w:id="19"/>
            <w:del w:id="90316" w:author="Permitting Desk" w:date="2026-09-25T09:00:00Z">
              <w:r>
                <w:rPr>
                  <w:sz w:val="17"/>
                </w:rPr>
                <w:delText xml:space="preserve">3.57</w:delText>
              </w:r>
            </w:del>
            <w:ins w:id="90317" w:author="Permitting Desk" w:date="2026-09-25T09:00:00Z">
              <w:r>
                <w:rPr>
                  <w:sz w:val="17"/>
                </w:rPr>
                <w:t xml:space="preserve">1.6</w:t>
              </w:r>
            </w:ins>
            <w:r>
              <w:rPr>
                <w:sz w:val="17"/>
              </w:rPr>
              <w:t xml:space="preserve"> acres</w:t>
            </w:r>
            <w:ins w:id="90318" w:author="Permitting Desk" w:date="2026-09-25T09:00:00Z">
              <w:r>
                <w:rPr>
                  <w:sz w:val="17"/>
                </w:rPr>
                <w:t xml:space="preserve"> [INSERT: confirm against remapped KMZ]</w:t>
              </w:r>
            </w:ins>
            <w:commentRangeEnd w:id="19"/>
            <w:r>
              <w:rPr>
                <w:rStyle w:val="CommentReference"/>
              </w:rPr>
              <w:commentReference w:id="19"/>
            </w:r>
          </w:p>
        </w:tc>
      </w:tr>
      <w:tr w:rsidR="00124AB1" w14:paraId="3AFF866E" w14:textId="77777777" w:rsidTr="0023693D">
        <w:trPr/>
        <w:tc>
          <w:tcPr>
            <w:tcW w:w="3312" w:type="dxa"/>
          </w:tcPr>
          <w:p w14:paraId="10B40CBC" w14:textId="77777777" w:rsidR="00124AB1" w:rsidRDefault="00124AB1" w:rsidP="0023693D">
            <w:pPr>
              <w:pStyle w:val="TableParagraph"/>
              <w:spacing w:before="40" w:after="40"/>
              <w:ind w:left="86"/>
              <w:rPr/>
            </w:pPr>
            <w:r>
              <w:rPr>
                <w:sz w:val="17"/>
              </w:rPr>
              <w:t>Access roads within the crossings</w:t>
            </w:r>
          </w:p>
        </w:tc>
        <w:tc>
          <w:tcPr>
            <w:tcW w:w="2736" w:type="dxa"/>
          </w:tcPr>
          <w:p w14:paraId="66593B05" w14:textId="77777777" w:rsidR="00124AB1" w:rsidRPr="006768A5" w:rsidRDefault="00124AB1" w:rsidP="0023693D">
            <w:pPr>
              <w:pStyle w:val="TableParagraph"/>
              <w:spacing w:before="40" w:after="40"/>
              <w:ind w:left="86"/>
              <w:rPr>
                <w:highlight w:val="yellow"/>
              </w:rPr>
            </w:pPr>
            <w:r>
              <w:rPr>
                <w:sz w:val="17"/>
                <w:highlight w:val="yellow"/>
              </w:rPr>
              <w:t>[INSERT: linear feet and width]</w:t>
            </w:r>
          </w:p>
        </w:tc>
        <w:tc>
          <w:tcPr>
            <w:tcW w:w="3397" w:type="dxa"/>
          </w:tcPr>
          <w:p w14:paraId="083A2DE6" w14:textId="77777777" w:rsidR="00124AB1" w:rsidRDefault="00124AB1" w:rsidP="0023693D">
            <w:pPr>
              <w:pStyle w:val="TableParagraph"/>
              <w:spacing w:before="40" w:after="40"/>
              <w:ind w:left="86"/>
              <w:rPr>
                <w:sz w:val="17"/>
                <w:highlight w:val="yellow"/>
              </w:rPr>
            </w:pPr>
            <w:r>
              <w:rPr>
                <w:sz w:val="17"/>
                <w:highlight w:val="yellow"/>
              </w:rPr>
              <w:t>[INSERT]</w:t>
            </w:r>
          </w:p>
        </w:tc>
      </w:tr>
      <w:tr w:rsidR="00124AB1" w14:paraId="322C1CE9" w14:textId="77777777" w:rsidTr="0023693D">
        <w:trPr/>
        <w:tc>
          <w:tcPr>
            <w:tcW w:w="3312" w:type="dxa"/>
          </w:tcPr>
          <w:p w14:paraId="77D4F470" w14:textId="77777777" w:rsidR="00124AB1" w:rsidRDefault="00124AB1" w:rsidP="0023693D">
            <w:pPr>
              <w:pStyle w:val="TableParagraph"/>
              <w:spacing w:before="40" w:after="40"/>
              <w:ind w:left="86"/>
              <w:rPr/>
            </w:pPr>
            <w:r>
              <w:rPr>
                <w:sz w:val="17"/>
              </w:rPr>
              <w:t>Collector lines within the crossings</w:t>
            </w:r>
          </w:p>
        </w:tc>
        <w:tc>
          <w:tcPr>
            <w:tcW w:w="2736" w:type="dxa"/>
          </w:tcPr>
          <w:p w14:paraId="3FB25BA8" w14:textId="77777777" w:rsidR="00124AB1" w:rsidRPr="006768A5" w:rsidRDefault="00124AB1" w:rsidP="0023693D">
            <w:pPr>
              <w:pStyle w:val="TableParagraph"/>
              <w:spacing w:before="40" w:after="40"/>
              <w:ind w:left="86"/>
              <w:rPr>
                <w:highlight w:val="yellow"/>
              </w:rPr>
            </w:pPr>
            <w:r>
              <w:rPr>
                <w:sz w:val="17"/>
                <w:highlight w:val="yellow"/>
              </w:rPr>
              <w:t>[INSERT: linear feet and width]</w:t>
            </w:r>
          </w:p>
        </w:tc>
        <w:tc>
          <w:tcPr>
            <w:tcW w:w="3397" w:type="dxa"/>
          </w:tcPr>
          <w:p w14:paraId="38731652" w14:textId="77777777" w:rsidR="00124AB1" w:rsidRDefault="00124AB1" w:rsidP="0023693D">
            <w:pPr>
              <w:pStyle w:val="TableParagraph"/>
              <w:spacing w:before="40" w:after="40"/>
              <w:ind w:left="86"/>
              <w:rPr>
                <w:sz w:val="17"/>
                <w:highlight w:val="yellow"/>
              </w:rPr>
            </w:pPr>
            <w:r>
              <w:rPr>
                <w:sz w:val="17"/>
                <w:highlight w:val="yellow"/>
              </w:rPr>
              <w:t>[INSERT]</w:t>
            </w:r>
          </w:p>
        </w:tc>
      </w:tr>
      <w:tr w:rsidR="00124AB1" w14:paraId="52EE89E4" w14:textId="77777777" w:rsidTr="0023693D">
        <w:trPr/>
        <w:tc>
          <w:tcPr>
            <w:tcW w:w="3312" w:type="dxa"/>
          </w:tcPr>
          <w:p w14:paraId="615DD74E" w14:textId="77777777" w:rsidR="00124AB1" w:rsidRDefault="00124AB1" w:rsidP="0023693D">
            <w:pPr>
              <w:pStyle w:val="TableParagraph"/>
              <w:spacing w:before="40" w:after="40"/>
              <w:ind w:left="86"/>
              <w:rPr/>
            </w:pPr>
            <w:r>
              <w:rPr>
                <w:sz w:val="17"/>
              </w:rPr>
              <w:t>Water and wastewater lines within the crossings</w:t>
            </w:r>
          </w:p>
        </w:tc>
        <w:tc>
          <w:tcPr>
            <w:tcW w:w="2736" w:type="dxa"/>
          </w:tcPr>
          <w:p w14:paraId="6819C22C" w14:textId="77777777" w:rsidR="00124AB1" w:rsidRPr="006768A5" w:rsidRDefault="00124AB1" w:rsidP="0023693D">
            <w:pPr>
              <w:pStyle w:val="TableParagraph"/>
              <w:spacing w:before="40" w:after="40"/>
              <w:ind w:left="86"/>
              <w:rPr>
                <w:highlight w:val="yellow"/>
              </w:rPr>
            </w:pPr>
            <w:r>
              <w:rPr>
                <w:sz w:val="17"/>
                <w:highlight w:val="yellow"/>
              </w:rPr>
              <w:t>[INSERT: linear feet and width]</w:t>
            </w:r>
          </w:p>
        </w:tc>
        <w:tc>
          <w:tcPr>
            <w:tcW w:w="3397" w:type="dxa"/>
          </w:tcPr>
          <w:p w14:paraId="3F3AEEF9" w14:textId="77777777" w:rsidR="00124AB1" w:rsidRDefault="00124AB1" w:rsidP="0023693D">
            <w:pPr>
              <w:pStyle w:val="TableParagraph"/>
              <w:spacing w:before="40" w:after="40"/>
              <w:ind w:left="86"/>
              <w:rPr>
                <w:sz w:val="17"/>
                <w:highlight w:val="yellow"/>
              </w:rPr>
            </w:pPr>
            <w:r>
              <w:rPr>
                <w:sz w:val="17"/>
                <w:highlight w:val="yellow"/>
              </w:rPr>
              <w:t>[INSERT]</w:t>
            </w:r>
          </w:p>
        </w:tc>
      </w:tr>
      <w:tr w:rsidR="00124AB1" w14:paraId="6948356A" w14:textId="77777777" w:rsidTr="0023693D">
        <w:trPr/>
        <w:tc>
          <w:tcPr>
            <w:tcW w:w="3312" w:type="dxa"/>
          </w:tcPr>
          <w:p w14:paraId="242CDBF4" w14:textId="77777777" w:rsidR="00124AB1" w:rsidRDefault="00124AB1" w:rsidP="0023693D">
            <w:pPr>
              <w:pStyle w:val="TableParagraph"/>
              <w:spacing w:before="40" w:after="40"/>
              <w:ind w:left="86"/>
              <w:rPr/>
            </w:pPr>
            <w:r>
              <w:rPr>
                <w:sz w:val="17"/>
              </w:rPr>
              <w:t>Communications lines within the crossings</w:t>
            </w:r>
          </w:p>
        </w:tc>
        <w:tc>
          <w:tcPr>
            <w:tcW w:w="2736" w:type="dxa"/>
          </w:tcPr>
          <w:p w14:paraId="67FED73C" w14:textId="77777777" w:rsidR="00124AB1" w:rsidRDefault="00124AB1" w:rsidP="0023693D">
            <w:pPr>
              <w:pStyle w:val="TableParagraph"/>
              <w:spacing w:before="40" w:after="40"/>
              <w:ind w:left="86"/>
              <w:rPr/>
            </w:pPr>
            <w:r>
              <w:rPr>
                <w:sz w:val="17"/>
                <w:highlight w:val="yellow"/>
              </w:rPr>
              <w:t>[INSERT: linear feet and width]</w:t>
            </w:r>
          </w:p>
        </w:tc>
        <w:tc>
          <w:tcPr>
            <w:tcW w:w="3397" w:type="dxa"/>
          </w:tcPr>
          <w:p w14:paraId="36941075" w14:textId="77777777" w:rsidR="00124AB1" w:rsidRDefault="00124AB1" w:rsidP="0023693D">
            <w:pPr>
              <w:pStyle w:val="TableParagraph"/>
              <w:spacing w:before="40" w:after="40"/>
              <w:ind w:left="86"/>
              <w:rPr>
                <w:sz w:val="17"/>
                <w:highlight w:val="yellow"/>
              </w:rPr>
            </w:pPr>
            <w:r>
              <w:rPr>
                <w:sz w:val="17"/>
                <w:highlight w:val="yellow"/>
              </w:rPr>
              <w:t>[INSERT]</w:t>
            </w:r>
          </w:p>
        </w:tc>
      </w:tr>
      <w:tr w:rsidR="00124AB1" w14:paraId="67494EAB" w14:textId="77777777" w:rsidTr="0023693D">
        <w:trPr/>
        <w:tc>
          <w:tcPr>
            <w:tcW w:w="3312" w:type="dxa"/>
          </w:tcPr>
          <w:p w14:paraId="12360657" w14:textId="77777777" w:rsidR="00124AB1" w:rsidRDefault="00124AB1" w:rsidP="0023693D">
            <w:pPr>
              <w:pStyle w:val="TableParagraph"/>
              <w:spacing w:before="40" w:after="40"/>
              <w:ind w:left="86"/>
              <w:rPr/>
            </w:pPr>
            <w:r>
              <w:rPr>
                <w:sz w:val="17"/>
              </w:rPr>
              <w:t>Natural gas pipeline within the crossings</w:t>
            </w:r>
          </w:p>
        </w:tc>
        <w:tc>
          <w:tcPr>
            <w:tcW w:w="2736" w:type="dxa"/>
          </w:tcPr>
          <w:p w14:paraId="3D9E017C" w14:textId="77777777" w:rsidR="00124AB1" w:rsidRDefault="00124AB1" w:rsidP="0023693D">
            <w:pPr>
              <w:pStyle w:val="TableParagraph"/>
              <w:spacing w:before="40" w:after="40"/>
              <w:ind w:left="86"/>
              <w:rPr/>
            </w:pPr>
            <w:r>
              <w:rPr>
                <w:sz w:val="17"/>
              </w:rPr>
              <w:t>Not included</w:t>
            </w:r>
          </w:p>
        </w:tc>
        <w:tc>
          <w:tcPr>
            <w:tcW w:w="3397" w:type="dxa"/>
          </w:tcPr>
          <w:p w14:paraId="71ABCFA1" w14:textId="77777777" w:rsidR="00124AB1" w:rsidRDefault="00124AB1" w:rsidP="0023693D">
            <w:pPr>
              <w:pStyle w:val="TableParagraph"/>
              <w:spacing w:before="40" w:after="40"/>
              <w:ind w:left="86"/>
              <w:rPr>
                <w:sz w:val="17"/>
              </w:rPr>
            </w:pPr>
            <w:r>
              <w:rPr>
                <w:sz w:val="17"/>
              </w:rPr>
              <w:t>Not included</w:t>
            </w:r>
          </w:p>
        </w:tc>
      </w:tr>
      <w:tr w:rsidR="00124AB1" w14:paraId="1E65927C" w14:textId="77777777" w:rsidTr="0023693D">
        <w:trPr/>
        <w:tc>
          <w:tcPr>
            <w:tcW w:w="3312" w:type="dxa"/>
          </w:tcPr>
          <w:p w14:paraId="025BE7A4" w14:textId="77777777" w:rsidR="00124AB1" w:rsidRDefault="00124AB1" w:rsidP="0023693D">
            <w:pPr>
              <w:pStyle w:val="TableParagraph"/>
              <w:spacing w:before="40" w:after="40"/>
              <w:ind w:left="86"/>
              <w:rPr/>
            </w:pPr>
            <w:commentRangeStart w:id="20"/>
            <w:del w:id="90319" w:author="Permitting Desk" w:date="2026-09-25T09:00:00Z">
              <w:r>
                <w:rPr>
                  <w:sz w:val="17"/>
                </w:rPr>
                <w:delText xml:space="preserve">Transmission</w:delText>
              </w:r>
            </w:del>
            <w:ins w:id="90320" w:author="Permitting Desk" w:date="2026-09-25T09:00:00Z">
              <w:r>
                <w:rPr>
                  <w:sz w:val="17"/>
                </w:rPr>
                <w:t xml:space="preserve">Hart</w:t>
              </w:r>
            </w:ins>
            <w:r>
              <w:rPr>
                <w:sz w:val="17"/>
              </w:rPr>
              <w:t xml:space="preserve"> </w:t>
            </w:r>
            <w:del w:id="90321" w:author="Permitting Desk" w:date="2026-09-25T09:00:00Z">
              <w:r>
                <w:rPr>
                  <w:sz w:val="17"/>
                </w:rPr>
                <w:delText xml:space="preserve">corridor</w:delText>
              </w:r>
            </w:del>
            <w:ins w:id="90322" w:author="Permitting Desk" w:date="2026-09-25T09:00:00Z">
              <w:r>
                <w:rPr>
                  <w:sz w:val="17"/>
                </w:rPr>
                <w:t xml:space="preserve">Lane access road segment</w:t>
              </w:r>
            </w:ins>
            <w:commentRangeEnd w:id="20"/>
            <w:r>
              <w:rPr>
                <w:rStyle w:val="CommentReference"/>
              </w:rPr>
              <w:commentReference w:id="20"/>
            </w:r>
          </w:p>
        </w:tc>
        <w:tc>
          <w:tcPr>
            <w:tcW w:w="2736" w:type="dxa"/>
          </w:tcPr>
          <w:p w14:paraId="1AD2392D" w14:textId="77777777" w:rsidR="00124AB1" w:rsidRPr="006768A5" w:rsidRDefault="00124AB1" w:rsidP="0023693D">
            <w:pPr>
              <w:pStyle w:val="TableParagraph"/>
              <w:spacing w:before="40" w:after="40"/>
              <w:ind w:left="86"/>
              <w:rPr>
                <w:highlight w:val="yellow"/>
              </w:rPr>
            </w:pPr>
            <w:del w:id="90323" w:author="Permitting Desk" w:date="2026-09-25T09:00:00Z">
              <w:r>
                <w:rPr>
                  <w:sz w:val="17"/>
                  <w:highlight w:val="yellow"/>
                </w:rPr>
                <w:delText xml:space="preserve">Within</w:delText>
              </w:r>
            </w:del>
            <w:ins w:id="90324" w:author="Permitting Desk" w:date="2026-09-25T09:00:00Z">
              <w:r>
                <w:rPr>
                  <w:sz w:val="17"/>
                  <w:highlight w:val="yellow"/>
                </w:rPr>
                <w:t xml:space="preserve">Approximately 2,750 feet on</w:t>
              </w:r>
            </w:ins>
            <w:r>
              <w:rPr>
                <w:sz w:val="17"/>
                <w:highlight w:val="yellow"/>
              </w:rPr>
              <w:t xml:space="preserve"> the </w:t>
            </w:r>
            <w:del w:id="90325" w:author="Permitting Desk" w:date="2026-09-25T09:00:00Z">
              <w:r>
                <w:rPr>
                  <w:sz w:val="17"/>
                  <w:highlight w:val="yellow"/>
                </w:rPr>
                <w:delText xml:space="preserve">mapped</w:delText>
              </w:r>
            </w:del>
            <w:ins w:id="90326" w:author="Permitting Desk" w:date="2026-09-25T09:00:00Z">
              <w:r>
                <w:rPr>
                  <w:sz w:val="17"/>
                  <w:highlight w:val="yellow"/>
                </w:rPr>
                <w:t xml:space="preserve">existing</w:t>
              </w:r>
            </w:ins>
            <w:r>
              <w:rPr>
                <w:sz w:val="17"/>
                <w:highlight w:val="yellow"/>
              </w:rPr>
              <w:t xml:space="preserve"> </w:t>
            </w:r>
            <w:del w:id="90327" w:author="Permitting Desk" w:date="2026-09-25T09:00:00Z">
              <w:r>
                <w:rPr>
                  <w:sz w:val="17"/>
                  <w:highlight w:val="yellow"/>
                </w:rPr>
                <w:delText xml:space="preserve">transmission</w:delText>
              </w:r>
            </w:del>
            <w:ins w:id="90328" w:author="Permitting Desk" w:date="2026-09-25T09:00:00Z">
              <w:r>
                <w:rPr>
                  <w:sz w:val="17"/>
                  <w:highlight w:val="yellow"/>
                </w:rPr>
                <w:t xml:space="preserve">gravel</w:t>
              </w:r>
            </w:ins>
            <w:r>
              <w:rPr>
                <w:sz w:val="17"/>
                <w:highlight w:val="yellow"/>
              </w:rPr>
              <w:t xml:space="preserve"> </w:t>
            </w:r>
            <w:del w:id="90329" w:author="Permitting Desk" w:date="2026-09-25T09:00:00Z">
              <w:r>
                <w:rPr>
                  <w:sz w:val="17"/>
                  <w:highlight w:val="yellow"/>
                </w:rPr>
                <w:delText xml:space="preserve">easement</w:delText>
              </w:r>
            </w:del>
            <w:ins w:id="90330" w:author="Permitting Desk" w:date="2026-09-25T09:00:00Z">
              <w:r>
                <w:rPr>
                  <w:sz w:val="17"/>
                  <w:highlight w:val="yellow"/>
                </w:rPr>
                <w:t xml:space="preserve">road</w:t>
              </w:r>
            </w:ins>
            <w:r>
              <w:rPr>
                <w:sz w:val="17"/>
                <w:highlight w:val="yellow"/>
              </w:rPr>
              <w:t xml:space="preserve"> </w:t>
            </w:r>
            <w:del w:id="90331" w:author="Permitting Desk" w:date="2026-09-25T09:00:00Z">
              <w:r>
                <w:rPr>
                  <w:sz w:val="17"/>
                  <w:highlight w:val="yellow"/>
                </w:rPr>
                <w:delText xml:space="preserve">(Table</w:delText>
              </w:r>
            </w:del>
            <w:ins w:id="90332" w:author="Permitting Desk" w:date="2026-09-25T09:00:00Z">
              <w:r>
                <w:rPr>
                  <w:sz w:val="17"/>
                  <w:highlight w:val="yellow"/>
                </w:rPr>
                <w:t xml:space="preserve">alignment</w:t>
              </w:r>
            </w:ins>
            <w:r>
              <w:rPr>
                <w:sz w:val="17"/>
                <w:highlight w:val="yellow"/>
              </w:rPr>
              <w:t xml:space="preserve"> </w:t>
            </w:r>
            <w:del w:id="90333" w:author="Permitting Desk" w:date="2026-09-25T09:00:00Z">
              <w:r>
                <w:rPr>
                  <w:sz w:val="17"/>
                  <w:highlight w:val="yellow"/>
                </w:rPr>
                <w:delText xml:space="preserve">1);</w:delText>
              </w:r>
            </w:del>
            <w:ins w:id="90334" w:author="Permitting Desk" w:date="2026-09-25T09:00:00Z">
              <w:r>
                <w:rPr>
                  <w:sz w:val="17"/>
                  <w:highlight w:val="yellow"/>
                </w:rPr>
                <w:t xml:space="preserve">[INSERT:</w:t>
              </w:r>
            </w:ins>
            <w:r>
              <w:rPr>
                <w:sz w:val="17"/>
                <w:highlight w:val="yellow"/>
              </w:rPr>
              <w:t xml:space="preserve"> </w:t>
            </w:r>
            <w:del w:id="90335" w:author="Permitting Desk" w:date="2026-09-25T09:00:00Z">
              <w:r>
                <w:rPr>
                  <w:sz w:val="17"/>
                  <w:highlight w:val="yellow"/>
                </w:rPr>
                <w:delText xml:space="preserve">disturbance to be determined through engineering</w:delText>
              </w:r>
            </w:del>
            <w:ins w:id="90336" w:author="Permitting Desk" w:date="2026-09-25T09:00:00Z">
              <w:r>
                <w:rPr>
                  <w:sz w:val="17"/>
                  <w:highlight w:val="yellow"/>
                </w:rPr>
                <w:t xml:space="preserve">width]</w:t>
              </w:r>
            </w:ins>
          </w:p>
        </w:tc>
        <w:tc>
          <w:tcPr>
            <w:tcW w:w="3397" w:type="dxa"/>
          </w:tcPr>
          <w:p w14:paraId="0DE8287A" w14:textId="77777777" w:rsidR="00124AB1" w:rsidRDefault="00124AB1" w:rsidP="0023693D">
            <w:pPr>
              <w:pStyle w:val="TableParagraph"/>
              <w:spacing w:before="40" w:after="40"/>
              <w:ind w:left="86"/>
              <w:rPr>
                <w:sz w:val="17"/>
                <w:highlight w:val="yellow"/>
              </w:rPr>
            </w:pPr>
            <w:r>
              <w:rPr>
                <w:sz w:val="17"/>
                <w:highlight w:val="yellow"/>
              </w:rPr>
              <w:t>[INSERT]</w:t>
            </w:r>
          </w:p>
        </w:tc>
      </w:tr>
      <w:tr w:rsidR="00124AB1" w14:paraId="5BE0E091" w14:textId="77777777" w:rsidTr="0023693D">
        <w:trPr/>
        <w:tc>
          <w:tcPr>
            <w:tcW w:w="3312" w:type="dxa"/>
          </w:tcPr>
          <w:p w14:paraId="39B1616F" w14:textId="77777777" w:rsidR="00124AB1" w:rsidRDefault="00124AB1" w:rsidP="0023693D">
            <w:pPr>
              <w:pStyle w:val="TableParagraph"/>
              <w:spacing w:before="40" w:after="40"/>
              <w:ind w:left="86"/>
              <w:rPr>
                <w:sz w:val="17"/>
              </w:rPr>
            </w:pPr>
            <w:r>
              <w:rPr>
                <w:sz w:val="17"/>
              </w:rPr>
              <w:t>Drainage and erosion-control features</w:t>
            </w:r>
          </w:p>
        </w:tc>
        <w:tc>
          <w:tcPr>
            <w:tcW w:w="2736" w:type="dxa"/>
          </w:tcPr>
          <w:p w14:paraId="64F3B69D" w14:textId="77777777" w:rsidR="00124AB1" w:rsidRDefault="00124AB1" w:rsidP="0023693D">
            <w:pPr>
              <w:pStyle w:val="TableParagraph"/>
              <w:spacing w:before="40" w:after="40"/>
              <w:ind w:left="86"/>
              <w:rPr>
                <w:sz w:val="17"/>
                <w:highlight w:val="yellow"/>
              </w:rPr>
            </w:pPr>
            <w:r>
              <w:rPr>
                <w:sz w:val="17"/>
                <w:highlight w:val="yellow"/>
              </w:rPr>
              <w:t>[INSERT]</w:t>
            </w:r>
          </w:p>
        </w:tc>
        <w:tc>
          <w:tcPr>
            <w:tcW w:w="3397" w:type="dxa"/>
          </w:tcPr>
          <w:p w14:paraId="74B19653" w14:textId="77777777" w:rsidR="00124AB1" w:rsidRDefault="00124AB1" w:rsidP="0023693D">
            <w:pPr>
              <w:pStyle w:val="TableParagraph"/>
              <w:spacing w:before="40" w:after="40"/>
              <w:ind w:left="86"/>
              <w:rPr>
                <w:sz w:val="17"/>
                <w:highlight w:val="yellow"/>
              </w:rPr>
            </w:pPr>
            <w:r>
              <w:rPr>
                <w:sz w:val="17"/>
                <w:highlight w:val="yellow"/>
              </w:rPr>
              <w:t>[INSERT]</w:t>
            </w:r>
          </w:p>
        </w:tc>
      </w:tr>
      <w:tr w:rsidR="00124AB1" w14:paraId="636F084C" w14:textId="77777777" w:rsidTr="0023693D">
        <w:trPr/>
        <w:tc>
          <w:tcPr>
            <w:tcW w:w="3312" w:type="dxa"/>
          </w:tcPr>
          <w:p w14:paraId="5D14029A" w14:textId="77777777" w:rsidR="00124AB1" w:rsidRDefault="00124AB1" w:rsidP="0023693D">
            <w:pPr>
              <w:pStyle w:val="TableParagraph"/>
              <w:spacing w:before="40" w:after="40"/>
              <w:ind w:left="86"/>
              <w:rPr>
                <w:sz w:val="17"/>
              </w:rPr>
            </w:pPr>
            <w:r>
              <w:rPr>
                <w:sz w:val="17"/>
              </w:rPr>
              <w:t>Total permanent disturbance</w:t>
            </w:r>
          </w:p>
        </w:tc>
        <w:tc>
          <w:tcPr>
            <w:tcW w:w="2736" w:type="dxa"/>
          </w:tcPr>
          <w:p w14:paraId="63B4A54F" w14:textId="77777777" w:rsidR="00124AB1" w:rsidRDefault="00124AB1" w:rsidP="0023693D">
            <w:pPr>
              <w:pStyle w:val="TableParagraph"/>
              <w:spacing w:before="40" w:after="40"/>
              <w:ind w:left="86"/>
              <w:rPr>
                <w:sz w:val="17"/>
                <w:highlight w:val="yellow"/>
              </w:rPr>
            </w:pPr>
            <w:r>
              <w:rPr>
                <w:sz w:val="17"/>
                <w:highlight w:val="yellow"/>
              </w:rPr>
              <w:t>[INSERT]</w:t>
            </w:r>
          </w:p>
        </w:tc>
        <w:tc>
          <w:tcPr>
            <w:tcW w:w="3397" w:type="dxa"/>
          </w:tcPr>
          <w:p w14:paraId="2436BFF6" w14:textId="77777777" w:rsidR="00124AB1" w:rsidRDefault="00124AB1" w:rsidP="0023693D">
            <w:pPr>
              <w:pStyle w:val="TableParagraph"/>
              <w:spacing w:before="40" w:after="40"/>
              <w:ind w:left="86"/>
              <w:rPr>
                <w:sz w:val="17"/>
                <w:highlight w:val="yellow"/>
              </w:rPr>
            </w:pPr>
            <w:r>
              <w:rPr>
                <w:sz w:val="17"/>
                <w:highlight w:val="yellow"/>
              </w:rPr>
              <w:t>[INSERT]</w:t>
            </w:r>
          </w:p>
        </w:tc>
      </w:tr>
    </w:tbl>
    <w:p w14:paraId="5720FD83" w14:textId="77777777" w:rsidR="00077796" w:rsidRDefault="00FF017B">
      <w:pPr>
        <w:pStyle w:val="Heading3"/>
      </w:pPr>
      <w:bookmarkStart w:id="441" w:name="_Toc240358297"/>
      <w:r>
        <w:rPr>
          <w:b w:val="0"/>
        </w:rPr>
        <w:t>Temporary Disturbance Areas</w:t>
      </w:r>
      <w:bookmarkEnd w:id="441"/>
    </w:p>
    <w:p w14:paraId="27AA615C" w14:textId="77777777" w:rsidR="00077796" w:rsidRDefault="00FF017B">
      <w:pPr>
        <w:pStyle w:val="BodyText"/>
        <w:spacing w:after="160"/>
      </w:pPr>
      <w:r>
        <w:t>Temporary disturbance includes areas needed to support construction that will be reclaimed following completion of construction. These areas may include temporary access routes, staging and laydown areas, equipment turnaround and passing areas, trench spoil storage if the collector lines or pipeline are installed underground, and work areas at each crossing. Temporary disturbance areas will be stabilized and reclaimed in accordance with the approved reclamation and restoration measures to promote revegetation and return the land to pre-construction contours and function, to the extent practicable. Temporary disturbance acreages are shown in Table 4 and are subject to field verification and refinement as final design and construction planning progress.</w:t>
      </w:r>
    </w:p>
    <w:p w14:paraId="4E65C6EF" w14:textId="77777777" w:rsidR="00077796" w:rsidRDefault="00FF017B">
      <w:pPr>
        <w:pStyle w:val="Caption"/>
        <w:spacing w:before="160" w:after="80"/>
        <w:rPr/>
      </w:pPr>
      <w:bookmarkStart w:id="443" w:name="_Toc236729021"/>
      <w:r>
        <w:t xml:space="preserve">Table </w:t>
      </w:r>
      <w:fldSimple w:instr=" SEQ Table \* ARABIC ">
        <w:r>
          <w:t>4</w:t>
        </w:r>
      </w:fldSimple>
      <w:r>
        <w:t>. Temporary Disturbance Areas</w:t>
      </w:r>
      <w:bookmarkEnd w:id="443"/>
    </w:p>
    <w:tbl>
      <w:tblPr>
        <w:tblStyle w:val="TableGrid"/>
        <w:tblW w:w="9445" w:type="dxa"/>
        <w:tblLayout w:type="fixed"/>
        <w:tblLook w:val="04A0" w:firstRow="1" w:lastRow="0" w:firstColumn="1" w:lastColumn="0" w:noHBand="0" w:noVBand="1"/>
      </w:tblPr>
      <w:tblGrid>
        <w:gridCol w:w="3312"/>
        <w:gridCol w:w="2736"/>
        <w:gridCol w:w="3397"/>
      </w:tblGrid>
      <w:tr w:rsidR="00D97CCB" w14:paraId="005BCE40" w14:textId="77777777" w:rsidTr="0023693D">
        <w:trPr>
          <w:trHeight w:val="293"/>
          <w:tblHeader/>
        </w:trPr>
        <w:tc>
          <w:tcPr>
            <w:tcW w:w="3312" w:type="dxa"/>
            <w:vMerge w:val="restart"/>
            <w:shd w:val="clear" w:color="auto" w:fill="BFBFBF" w:themeFill="background1" w:themeFillShade="BF"/>
          </w:tcPr>
          <w:p w14:paraId="04F7C06F" w14:textId="77777777" w:rsidR="00D97CCB" w:rsidRDefault="00D97CCB" w:rsidP="0023693D">
            <w:pPr>
              <w:pStyle w:val="TableParagraph"/>
              <w:spacing w:before="40" w:after="40"/>
              <w:ind w:left="86"/>
              <w:jc w:val="center"/>
              <w:rPr/>
            </w:pPr>
            <w:r>
              <w:rPr>
                <w:b/>
                <w:sz w:val="18"/>
              </w:rPr>
              <w:t>Project Component</w:t>
            </w:r>
          </w:p>
        </w:tc>
        <w:tc>
          <w:tcPr>
            <w:tcW w:w="2736" w:type="dxa"/>
            <w:vMerge w:val="restart"/>
            <w:shd w:val="clear" w:color="auto" w:fill="BFBFBF" w:themeFill="background1" w:themeFillShade="BF"/>
          </w:tcPr>
          <w:p w14:paraId="2F9E2756" w14:textId="77777777" w:rsidR="00D97CCB" w:rsidRDefault="00D97CCB" w:rsidP="0023693D">
            <w:pPr>
              <w:pStyle w:val="TableParagraph"/>
              <w:spacing w:before="40" w:after="40"/>
              <w:ind w:left="86"/>
              <w:jc w:val="center"/>
              <w:rPr/>
            </w:pPr>
            <w:r>
              <w:rPr>
                <w:b/>
                <w:sz w:val="18"/>
              </w:rPr>
              <w:t>Area Required</w:t>
            </w:r>
          </w:p>
        </w:tc>
        <w:tc>
          <w:tcPr>
            <w:tcW w:w="3397" w:type="dxa"/>
            <w:vMerge w:val="restart"/>
            <w:shd w:val="clear" w:color="auto" w:fill="BFBFBF" w:themeFill="background1" w:themeFillShade="BF"/>
          </w:tcPr>
          <w:p w14:paraId="6157CCE1" w14:textId="77777777" w:rsidR="00D97CCB" w:rsidRDefault="00D97CCB" w:rsidP="0023693D">
            <w:pPr>
              <w:pStyle w:val="TableParagraph"/>
              <w:spacing w:before="40" w:after="40"/>
              <w:ind w:left="86"/>
              <w:jc w:val="center"/>
              <w:rPr/>
            </w:pPr>
            <w:r>
              <w:rPr>
                <w:b/>
                <w:sz w:val="18"/>
              </w:rPr>
              <w:t>Total Approximate Acreage of Temporary Disturbance</w:t>
            </w:r>
          </w:p>
        </w:tc>
      </w:tr>
      <w:tr w:rsidR="00D97CCB" w14:paraId="769A4494" w14:textId="77777777" w:rsidTr="0023693D">
        <w:trPr>
          <w:trHeight w:val="276"/>
          <w:tblHeader/>
        </w:trPr>
        <w:tc>
          <w:tcPr>
            <w:tcW w:w="3312" w:type="dxa"/>
            <w:vMerge/>
            <w:shd w:val="clear" w:color="auto" w:fill="BFBFBF" w:themeFill="background1" w:themeFillShade="BF"/>
          </w:tcPr>
          <w:p w14:paraId="5D04200D" w14:textId="77777777" w:rsidR="00D97CCB" w:rsidRDefault="00D97CCB" w:rsidP="0023693D">
            <w:pPr>
              <w:rPr/>
            </w:pPr>
          </w:p>
        </w:tc>
        <w:tc>
          <w:tcPr>
            <w:tcW w:w="2736" w:type="dxa"/>
            <w:vMerge/>
            <w:shd w:val="clear" w:color="auto" w:fill="BFBFBF" w:themeFill="background1" w:themeFillShade="BF"/>
          </w:tcPr>
          <w:p w14:paraId="024E7269" w14:textId="77777777" w:rsidR="00D97CCB" w:rsidRDefault="00D97CCB" w:rsidP="0023693D">
            <w:pPr>
              <w:rPr/>
            </w:pPr>
          </w:p>
        </w:tc>
        <w:tc>
          <w:tcPr>
            <w:tcW w:w="3397" w:type="dxa"/>
            <w:vMerge/>
            <w:shd w:val="clear" w:color="auto" w:fill="BFBFBF" w:themeFill="background1" w:themeFillShade="BF"/>
          </w:tcPr>
          <w:p w14:paraId="1687E649" w14:textId="77777777" w:rsidR="00D97CCB" w:rsidRPr="0084407E" w:rsidRDefault="00D97CCB" w:rsidP="0023693D">
            <w:pPr>
              <w:pStyle w:val="TableParagraph"/>
              <w:spacing w:before="40" w:after="40"/>
              <w:ind w:left="86"/>
              <w:jc w:val="center"/>
              <w:rPr>
                <w:b/>
                <w:sz w:val="18"/>
              </w:rPr>
            </w:pPr>
          </w:p>
        </w:tc>
      </w:tr>
      <w:tr w:rsidR="00D97CCB" w14:paraId="744FF488" w14:textId="77777777" w:rsidTr="0023693D">
        <w:trPr>
          <w:tblHeader/>
        </w:trPr>
        <w:tc>
          <w:tcPr>
            <w:tcW w:w="3312" w:type="dxa"/>
            <w:vMerge/>
            <w:shd w:val="clear" w:color="auto" w:fill="BFBFBF" w:themeFill="background1" w:themeFillShade="BF"/>
          </w:tcPr>
          <w:p w14:paraId="1745CC3E" w14:textId="77777777" w:rsidR="00D97CCB" w:rsidRDefault="00D97CCB" w:rsidP="0023693D">
            <w:pPr>
              <w:rPr/>
            </w:pPr>
          </w:p>
        </w:tc>
        <w:tc>
          <w:tcPr>
            <w:tcW w:w="2736" w:type="dxa"/>
            <w:vMerge/>
            <w:shd w:val="clear" w:color="auto" w:fill="BFBFBF" w:themeFill="background1" w:themeFillShade="BF"/>
          </w:tcPr>
          <w:p w14:paraId="6BB91E58" w14:textId="77777777" w:rsidR="00D97CCB" w:rsidRDefault="00D97CCB" w:rsidP="0023693D">
            <w:pPr>
              <w:rPr/>
            </w:pPr>
          </w:p>
        </w:tc>
        <w:tc>
          <w:tcPr>
            <w:tcW w:w="3397" w:type="dxa"/>
            <w:shd w:val="clear" w:color="auto" w:fill="BFBFBF" w:themeFill="background1" w:themeFillShade="BF"/>
          </w:tcPr>
          <w:p w14:paraId="37CDFC2C" w14:textId="77777777" w:rsidR="00D97CCB" w:rsidRDefault="00D97CCB" w:rsidP="0023693D">
            <w:pPr>
              <w:pStyle w:val="TableParagraph"/>
              <w:spacing w:before="40" w:after="40"/>
              <w:ind w:left="86"/>
              <w:jc w:val="center"/>
              <w:rPr>
                <w:b/>
                <w:sz w:val="18"/>
              </w:rPr>
            </w:pPr>
            <w:r>
              <w:rPr>
                <w:b/>
                <w:sz w:val="18"/>
              </w:rPr>
              <w:t>Reclamation</w:t>
            </w:r>
          </w:p>
        </w:tc>
      </w:tr>
      <w:tr w:rsidR="00D97CCB" w14:paraId="5746EEFC" w14:textId="77777777" w:rsidTr="0023693D">
        <w:trPr/>
        <w:tc>
          <w:tcPr>
            <w:tcW w:w="3312" w:type="dxa"/>
          </w:tcPr>
          <w:p w14:paraId="3A64E95C" w14:textId="77777777" w:rsidR="00D97CCB" w:rsidRDefault="00D97CCB" w:rsidP="0023693D">
            <w:pPr>
              <w:pStyle w:val="TableParagraph"/>
              <w:spacing w:before="40" w:after="40"/>
              <w:ind w:left="86"/>
              <w:rPr/>
            </w:pPr>
            <w:r>
              <w:rPr>
                <w:sz w:val="17"/>
              </w:rPr>
              <w:t>Construction work areas at the crossings</w:t>
            </w:r>
          </w:p>
        </w:tc>
        <w:tc>
          <w:tcPr>
            <w:tcW w:w="2736" w:type="dxa"/>
          </w:tcPr>
          <w:p w14:paraId="4C595440" w14:textId="77777777" w:rsidR="00D97CCB" w:rsidRPr="006768A5" w:rsidRDefault="00D97CCB" w:rsidP="0023693D">
            <w:pPr>
              <w:pStyle w:val="TableParagraph"/>
              <w:spacing w:before="40" w:after="40"/>
              <w:ind w:left="86"/>
              <w:rPr>
                <w:highlight w:val="yellow"/>
              </w:rPr>
            </w:pPr>
            <w:commentRangeStart w:id="21"/>
            <w:del w:id="90337" w:author="Permitting Desk" w:date="2026-09-25T09:00:00Z">
              <w:r>
                <w:rPr>
                  <w:sz w:val="17"/>
                </w:rPr>
                <w:delText xml:space="preserve">Wings</w:delText>
              </w:r>
            </w:del>
            <w:ins w:id="90338" w:author="Permitting Desk" w:date="2026-09-25T09:00:00Z">
              <w:r>
                <w:rPr>
                  <w:sz w:val="17"/>
                </w:rPr>
                <w:t xml:space="preserve">Within</w:t>
              </w:r>
            </w:ins>
            <w:r>
              <w:rPr>
                <w:sz w:val="17"/>
              </w:rPr>
              <w:t xml:space="preserve"> </w:t>
            </w:r>
            <w:del w:id="90339" w:author="Permitting Desk" w:date="2026-09-25T09:00:00Z">
              <w:r>
                <w:rPr>
                  <w:sz w:val="17"/>
                </w:rPr>
                <w:delText xml:space="preserve">of</w:delText>
              </w:r>
            </w:del>
            <w:ins w:id="90340" w:author="Permitting Desk" w:date="2026-09-25T09:00:00Z">
              <w:r>
                <w:rPr>
                  <w:sz w:val="17"/>
                </w:rPr>
                <w:t xml:space="preserve">the</w:t>
              </w:r>
            </w:ins>
            <w:r>
              <w:rPr>
                <w:sz w:val="17"/>
              </w:rPr>
              <w:t xml:space="preserve"> </w:t>
            </w:r>
            <w:del w:id="90341" w:author="Permitting Desk" w:date="2026-09-25T09:00:00Z">
              <w:r>
                <w:rPr>
                  <w:sz w:val="17"/>
                </w:rPr>
                <w:delText xml:space="preserve">approximately</w:delText>
              </w:r>
            </w:del>
            <w:ins w:id="90342" w:author="Permitting Desk" w:date="2026-09-25T09:00:00Z">
              <w:r>
                <w:rPr>
                  <w:sz w:val="17"/>
                </w:rPr>
                <w:t xml:space="preserve">crossing</w:t>
              </w:r>
            </w:ins>
            <w:r>
              <w:rPr>
                <w:sz w:val="17"/>
              </w:rPr>
              <w:t xml:space="preserve"> </w:t>
            </w:r>
            <w:del w:id="90343" w:author="Permitting Desk" w:date="2026-09-25T09:00:00Z">
              <w:r>
                <w:rPr>
                  <w:sz w:val="17"/>
                </w:rPr>
                <w:delText xml:space="preserve">0.51</w:delText>
              </w:r>
            </w:del>
            <w:ins w:id="90344" w:author="Permitting Desk" w:date="2026-09-25T09:00:00Z">
              <w:r>
                <w:rPr>
                  <w:sz w:val="17"/>
                </w:rPr>
                <w:t xml:space="preserve">authorization boundaries (approximately 0.23</w:t>
              </w:r>
            </w:ins>
            <w:r>
              <w:rPr>
                <w:sz w:val="17"/>
              </w:rPr>
              <w:t xml:space="preserve"> acre </w:t>
            </w:r>
            <w:del w:id="90345" w:author="Permitting Desk" w:date="2026-09-25T09:00:00Z">
              <w:r>
                <w:rPr>
                  <w:sz w:val="17"/>
                </w:rPr>
                <w:delText xml:space="preserve">each as mapped in the project GIS; approximately 1.02 acres </w:delText>
              </w:r>
            </w:del>
            <w:r>
              <w:rPr>
                <w:sz w:val="17"/>
              </w:rPr>
              <w:t xml:space="preserve">per </w:t>
            </w:r>
            <w:del w:id="90346" w:author="Permitting Desk" w:date="2026-09-25T09:00:00Z">
              <w:r>
                <w:rPr>
                  <w:sz w:val="17"/>
                </w:rPr>
                <w:delText xml:space="preserve">crossing</w:delText>
              </w:r>
            </w:del>
            <w:ins w:id="90347" w:author="Permitting Desk" w:date="2026-09-25T09:00:00Z">
              <w:r>
                <w:rPr>
                  <w:sz w:val="17"/>
                </w:rPr>
                <w:t xml:space="preserve">wing);</w:t>
              </w:r>
            </w:ins>
            <w:r>
              <w:rPr>
                <w:sz w:val="17"/>
              </w:rPr>
              <w:t xml:space="preserve"> </w:t>
            </w:r>
            <w:del w:id="90348" w:author="Permitting Desk" w:date="2026-09-25T09:00:00Z">
              <w:r>
                <w:rPr>
                  <w:sz w:val="17"/>
                </w:rPr>
                <w:delText xml:space="preserve">(0.51</w:delText>
              </w:r>
            </w:del>
            <w:ins w:id="90349" w:author="Permitting Desk" w:date="2026-09-25T09:00:00Z">
              <w:r>
                <w:rPr>
                  <w:sz w:val="17"/>
                </w:rPr>
                <w:t xml:space="preserve">not</w:t>
              </w:r>
            </w:ins>
            <w:r>
              <w:rPr>
                <w:sz w:val="17"/>
              </w:rPr>
              <w:t xml:space="preserve"> </w:t>
            </w:r>
            <w:del w:id="90350" w:author="Permitting Desk" w:date="2026-09-25T09:00:00Z">
              <w:r>
                <w:rPr>
                  <w:sz w:val="17"/>
                </w:rPr>
                <w:delText xml:space="preserve">acre</w:delText>
              </w:r>
            </w:del>
            <w:ins w:id="90351" w:author="Permitting Desk" w:date="2026-09-25T09:00:00Z">
              <w:r>
                <w:rPr>
                  <w:sz w:val="17"/>
                </w:rPr>
                <w:t xml:space="preserve">additive</w:t>
              </w:r>
            </w:ins>
            <w:r>
              <w:rPr>
                <w:sz w:val="17"/>
              </w:rPr>
              <w:t xml:space="preserve"> </w:t>
            </w:r>
            <w:del w:id="90352" w:author="Permitting Desk" w:date="2026-09-25T09:00:00Z">
              <w:r>
                <w:rPr>
                  <w:sz w:val="17"/>
                </w:rPr>
                <w:delText xml:space="preserve">for</w:delText>
              </w:r>
            </w:del>
            <w:ins w:id="90353" w:author="Permitting Desk" w:date="2026-09-25T09:00:00Z">
              <w:r>
                <w:rPr>
                  <w:sz w:val="17"/>
                </w:rPr>
                <w:t xml:space="preserve">to</w:t>
              </w:r>
            </w:ins>
            <w:r>
              <w:rPr>
                <w:sz w:val="17"/>
              </w:rPr>
              <w:t xml:space="preserve"> </w:t>
            </w:r>
            <w:del w:id="90354" w:author="Permitting Desk" w:date="2026-09-25T09:00:00Z">
              <w:r>
                <w:rPr>
                  <w:sz w:val="17"/>
                </w:rPr>
                <w:delText xml:space="preserve">Corner</w:delText>
              </w:r>
            </w:del>
            <w:ins w:id="90355" w:author="Permitting Desk" w:date="2026-09-25T09:00:00Z">
              <w:r>
                <w:rPr>
                  <w:sz w:val="17"/>
                </w:rPr>
                <w:t xml:space="preserve">Table</w:t>
              </w:r>
            </w:ins>
            <w:r>
              <w:rPr>
                <w:sz w:val="17"/>
              </w:rPr>
              <w:t xml:space="preserve"> </w:t>
            </w:r>
            <w:del w:id="90356" w:author="Permitting Desk" w:date="2026-09-25T09:00:00Z">
              <w:r>
                <w:rPr>
                  <w:sz w:val="17"/>
                </w:rPr>
                <w:delText xml:space="preserve">Crossing 2)</w:delText>
              </w:r>
            </w:del>
            <w:ins w:id="90357" w:author="Permitting Desk" w:date="2026-09-25T09:00:00Z">
              <w:r>
                <w:rPr>
                  <w:sz w:val="17"/>
                </w:rPr>
                <w:t xml:space="preserve">3</w:t>
              </w:r>
            </w:ins>
            <w:commentRangeEnd w:id="21"/>
            <w:r>
              <w:rPr>
                <w:rStyle w:val="CommentReference"/>
              </w:rPr>
              <w:commentReference w:id="21"/>
            </w:r>
          </w:p>
        </w:tc>
        <w:tc>
          <w:tcPr>
            <w:tcW w:w="3397" w:type="dxa"/>
          </w:tcPr>
          <w:p w14:paraId="1A01EF52" w14:textId="77777777" w:rsidR="00D97CCB" w:rsidRDefault="00D97CCB" w:rsidP="0023693D">
            <w:pPr>
              <w:pStyle w:val="TableParagraph"/>
              <w:spacing w:before="40" w:after="40"/>
              <w:ind w:left="86"/>
              <w:rPr>
                <w:sz w:val="17"/>
                <w:highlight w:val="yellow"/>
              </w:rPr>
            </w:pPr>
            <w:r>
              <w:rPr>
                <w:sz w:val="17"/>
                <w:highlight w:val="yellow"/>
              </w:rPr>
              <w:t>[INSERT]</w:t>
            </w:r>
          </w:p>
        </w:tc>
      </w:tr>
      <w:tr w:rsidR="00D97CCB" w14:paraId="07089FA8" w14:textId="77777777" w:rsidTr="0023693D">
        <w:trPr/>
        <w:tc>
          <w:tcPr>
            <w:tcW w:w="3312" w:type="dxa"/>
          </w:tcPr>
          <w:p w14:paraId="574B1D5A" w14:textId="77777777" w:rsidR="00D97CCB" w:rsidRDefault="00D97CCB" w:rsidP="0023693D">
            <w:pPr>
              <w:pStyle w:val="TableParagraph"/>
              <w:spacing w:before="40" w:after="40"/>
              <w:ind w:left="86"/>
              <w:rPr/>
            </w:pPr>
            <w:r>
              <w:rPr>
                <w:sz w:val="17"/>
              </w:rPr>
              <w:t>Temporary access routes</w:t>
            </w:r>
          </w:p>
        </w:tc>
        <w:tc>
          <w:tcPr>
            <w:tcW w:w="2736" w:type="dxa"/>
          </w:tcPr>
          <w:p w14:paraId="77B1DD6F" w14:textId="77777777" w:rsidR="00D97CCB" w:rsidRPr="006768A5" w:rsidRDefault="00D97CCB" w:rsidP="0023693D">
            <w:pPr>
              <w:pStyle w:val="TableParagraph"/>
              <w:spacing w:before="40" w:after="40"/>
              <w:ind w:left="86"/>
              <w:rPr>
                <w:highlight w:val="yellow"/>
              </w:rPr>
            </w:pPr>
            <w:r>
              <w:rPr>
                <w:sz w:val="17"/>
                <w:highlight w:val="yellow"/>
              </w:rPr>
              <w:t>[INSERT: linear feet and width]</w:t>
            </w:r>
          </w:p>
        </w:tc>
        <w:tc>
          <w:tcPr>
            <w:tcW w:w="3397" w:type="dxa"/>
          </w:tcPr>
          <w:p w14:paraId="7D88E00F" w14:textId="77777777" w:rsidR="00D97CCB" w:rsidRDefault="00D97CCB" w:rsidP="0023693D">
            <w:pPr>
              <w:pStyle w:val="TableParagraph"/>
              <w:spacing w:before="40" w:after="40"/>
              <w:ind w:left="86"/>
              <w:rPr>
                <w:sz w:val="17"/>
                <w:highlight w:val="yellow"/>
              </w:rPr>
            </w:pPr>
            <w:r>
              <w:rPr>
                <w:sz w:val="17"/>
                <w:highlight w:val="yellow"/>
              </w:rPr>
              <w:t>[INSERT]</w:t>
            </w:r>
          </w:p>
        </w:tc>
      </w:tr>
      <w:tr w:rsidR="00D97CCB" w14:paraId="4A4CE6FB" w14:textId="77777777" w:rsidTr="0023693D">
        <w:trPr/>
        <w:tc>
          <w:tcPr>
            <w:tcW w:w="3312" w:type="dxa"/>
          </w:tcPr>
          <w:p w14:paraId="70E19B69" w14:textId="77777777" w:rsidR="00D97CCB" w:rsidRDefault="00D97CCB" w:rsidP="0023693D">
            <w:pPr>
              <w:pStyle w:val="TableParagraph"/>
              <w:spacing w:before="40" w:after="40"/>
              <w:ind w:left="86"/>
              <w:rPr/>
            </w:pPr>
            <w:r>
              <w:rPr>
                <w:sz w:val="17"/>
              </w:rPr>
              <w:t>Staging, laydown, and equipment storage</w:t>
            </w:r>
          </w:p>
        </w:tc>
        <w:tc>
          <w:tcPr>
            <w:tcW w:w="2736" w:type="dxa"/>
          </w:tcPr>
          <w:p w14:paraId="1A1411DE" w14:textId="77777777" w:rsidR="00D97CCB" w:rsidRPr="006768A5" w:rsidRDefault="00D97CCB" w:rsidP="0023693D">
            <w:pPr>
              <w:pStyle w:val="TableParagraph"/>
              <w:spacing w:before="40" w:after="40"/>
              <w:ind w:left="86"/>
              <w:rPr>
                <w:highlight w:val="yellow"/>
              </w:rPr>
            </w:pPr>
            <w:del w:id="90358" w:author="Permitting Desk" w:date="2026-09-25T09:00:00Z">
              <w:r>
                <w:rPr>
                  <w:sz w:val="17"/>
                </w:rPr>
                <w:delText xml:space="preserve">Within</w:delText>
              </w:r>
            </w:del>
            <w:ins w:id="90359" w:author="Permitting Desk" w:date="2026-09-25T09:00:00Z">
              <w:r>
                <w:rPr>
                  <w:sz w:val="17"/>
                </w:rPr>
                <w:t xml:space="preserve">Anticipated on private land outside</w:t>
              </w:r>
            </w:ins>
            <w:r>
              <w:rPr>
                <w:sz w:val="17"/>
              </w:rPr>
              <w:t xml:space="preserve"> the </w:t>
            </w:r>
            <w:del w:id="90360" w:author="Permitting Desk" w:date="2026-09-25T09:00:00Z">
              <w:r>
                <w:rPr>
                  <w:sz w:val="17"/>
                </w:rPr>
                <w:delText xml:space="preserve">mapped</w:delText>
              </w:r>
            </w:del>
            <w:ins w:id="90361" w:author="Permitting Desk" w:date="2026-09-25T09:00:00Z">
              <w:r>
                <w:rPr>
                  <w:sz w:val="17"/>
                </w:rPr>
                <w:t xml:space="preserve">authorization</w:t>
              </w:r>
            </w:ins>
            <w:r>
              <w:rPr>
                <w:sz w:val="17"/>
              </w:rPr>
              <w:t xml:space="preserve"> </w:t>
            </w:r>
            <w:del w:id="90362" w:author="Permitting Desk" w:date="2026-09-25T09:00:00Z">
              <w:r>
                <w:rPr>
                  <w:sz w:val="17"/>
                </w:rPr>
                <w:delText xml:space="preserve">wings, approximately 0.51 acre each</w:delText>
              </w:r>
            </w:del>
            <w:ins w:id="90363" w:author="Permitting Desk" w:date="2026-09-25T09:00:00Z">
              <w:r>
                <w:rPr>
                  <w:sz w:val="17"/>
                </w:rPr>
                <w:t xml:space="preserve">boundary</w:t>
              </w:r>
            </w:ins>
          </w:p>
        </w:tc>
        <w:tc>
          <w:tcPr>
            <w:tcW w:w="3397" w:type="dxa"/>
          </w:tcPr>
          <w:p w14:paraId="0EFE3BE8" w14:textId="77777777" w:rsidR="00D97CCB" w:rsidRDefault="00D97CCB" w:rsidP="0023693D">
            <w:pPr>
              <w:pStyle w:val="TableParagraph"/>
              <w:spacing w:before="40" w:after="40"/>
              <w:ind w:left="86"/>
              <w:rPr>
                <w:sz w:val="17"/>
                <w:highlight w:val="yellow"/>
              </w:rPr>
            </w:pPr>
            <w:r>
              <w:rPr>
                <w:sz w:val="17"/>
                <w:highlight w:val="yellow"/>
              </w:rPr>
              <w:t>[INSERT: anticipated to be located on private land]</w:t>
            </w:r>
          </w:p>
        </w:tc>
      </w:tr>
      <w:tr w:rsidR="00D97CCB" w14:paraId="37175E31" w14:textId="77777777" w:rsidTr="0023693D">
        <w:trPr/>
        <w:tc>
          <w:tcPr>
            <w:tcW w:w="3312" w:type="dxa"/>
          </w:tcPr>
          <w:p w14:paraId="034611C4" w14:textId="77777777" w:rsidR="00D97CCB" w:rsidRDefault="00D97CCB" w:rsidP="0023693D">
            <w:pPr>
              <w:pStyle w:val="TableParagraph"/>
              <w:spacing w:before="40" w:after="40"/>
              <w:ind w:left="86"/>
              <w:rPr/>
            </w:pPr>
            <w:r>
              <w:rPr>
                <w:sz w:val="17"/>
              </w:rPr>
              <w:t>Trench spoil storage, if underground installation</w:t>
            </w:r>
          </w:p>
        </w:tc>
        <w:tc>
          <w:tcPr>
            <w:tcW w:w="2736" w:type="dxa"/>
          </w:tcPr>
          <w:p w14:paraId="322432DE" w14:textId="77777777" w:rsidR="00D97CCB" w:rsidRPr="006768A5" w:rsidRDefault="00D97CCB" w:rsidP="0023693D">
            <w:pPr>
              <w:pStyle w:val="TableParagraph"/>
              <w:spacing w:before="40" w:after="40"/>
              <w:ind w:left="86"/>
              <w:rPr>
                <w:highlight w:val="yellow"/>
              </w:rPr>
            </w:pPr>
            <w:r>
              <w:rPr>
                <w:sz w:val="17"/>
                <w:highlight w:val="yellow"/>
              </w:rPr>
              <w:t>[INSERT]</w:t>
            </w:r>
          </w:p>
        </w:tc>
        <w:tc>
          <w:tcPr>
            <w:tcW w:w="3397" w:type="dxa"/>
          </w:tcPr>
          <w:p w14:paraId="31C03E00" w14:textId="77777777" w:rsidR="00D97CCB" w:rsidRDefault="00D97CCB" w:rsidP="0023693D">
            <w:pPr>
              <w:pStyle w:val="TableParagraph"/>
              <w:spacing w:before="40" w:after="40"/>
              <w:ind w:left="86"/>
              <w:rPr>
                <w:sz w:val="17"/>
                <w:highlight w:val="yellow"/>
              </w:rPr>
            </w:pPr>
            <w:r>
              <w:rPr>
                <w:sz w:val="17"/>
                <w:highlight w:val="yellow"/>
              </w:rPr>
              <w:t>[INSERT]</w:t>
            </w:r>
          </w:p>
        </w:tc>
      </w:tr>
      <w:tr w:rsidR="00D97CCB" w14:paraId="7E868C1B" w14:textId="77777777" w:rsidTr="0023693D">
        <w:trPr/>
        <w:tc>
          <w:tcPr>
            <w:tcW w:w="3312" w:type="dxa"/>
          </w:tcPr>
          <w:p w14:paraId="16854FA0" w14:textId="77777777" w:rsidR="00D97CCB" w:rsidRDefault="00D97CCB" w:rsidP="0023693D">
            <w:pPr>
              <w:pStyle w:val="TableParagraph"/>
              <w:spacing w:before="40" w:after="40"/>
              <w:ind w:left="86"/>
              <w:rPr/>
            </w:pPr>
            <w:commentRangeStart w:id="22"/>
            <w:del w:id="90364" w:author="Permitting Desk" w:date="2026-09-25T09:00:00Z">
              <w:r>
                <w:rPr>
                  <w:sz w:val="17"/>
                </w:rPr>
                <w:delText xml:space="preserve">Transmission</w:delText>
              </w:r>
            </w:del>
            <w:ins w:id="90365" w:author="Permitting Desk" w:date="2026-09-25T09:00:00Z">
              <w:r>
                <w:rPr>
                  <w:sz w:val="17"/>
                </w:rPr>
                <w:t xml:space="preserve">Hart</w:t>
              </w:r>
            </w:ins>
            <w:r>
              <w:rPr>
                <w:sz w:val="17"/>
              </w:rPr>
              <w:t xml:space="preserve"> </w:t>
            </w:r>
            <w:del w:id="90366" w:author="Permitting Desk" w:date="2026-09-25T09:00:00Z">
              <w:r>
                <w:rPr>
                  <w:sz w:val="17"/>
                </w:rPr>
                <w:delText xml:space="preserve">corridor</w:delText>
              </w:r>
            </w:del>
            <w:ins w:id="90367" w:author="Permitting Desk" w:date="2026-09-25T09:00:00Z">
              <w:r>
                <w:rPr>
                  <w:sz w:val="17"/>
                </w:rPr>
                <w:t xml:space="preserve">Lane access road</w:t>
              </w:r>
            </w:ins>
            <w:r>
              <w:rPr>
                <w:sz w:val="17"/>
              </w:rPr>
              <w:t xml:space="preserve"> construction </w:t>
            </w:r>
            <w:del w:id="90368" w:author="Permitting Desk" w:date="2026-09-25T09:00:00Z">
              <w:r>
                <w:rPr>
                  <w:sz w:val="17"/>
                </w:rPr>
                <w:delText xml:space="preserve">areas</w:delText>
              </w:r>
            </w:del>
            <w:ins w:id="90369" w:author="Permitting Desk" w:date="2026-09-25T09:00:00Z">
              <w:r>
                <w:rPr>
                  <w:sz w:val="17"/>
                </w:rPr>
                <w:t xml:space="preserve">work area</w:t>
              </w:r>
            </w:ins>
            <w:commentRangeEnd w:id="22"/>
            <w:r>
              <w:rPr>
                <w:rStyle w:val="CommentReference"/>
              </w:rPr>
              <w:commentReference w:id="22"/>
            </w:r>
          </w:p>
        </w:tc>
        <w:tc>
          <w:tcPr>
            <w:tcW w:w="2736" w:type="dxa"/>
          </w:tcPr>
          <w:p w14:paraId="134C6E17" w14:textId="77777777" w:rsidR="00D97CCB" w:rsidRDefault="00D97CCB" w:rsidP="0023693D">
            <w:pPr>
              <w:pStyle w:val="TableParagraph"/>
              <w:spacing w:before="40" w:after="40"/>
              <w:ind w:left="86"/>
              <w:rPr/>
            </w:pPr>
            <w:r>
              <w:rPr>
                <w:sz w:val="17"/>
                <w:highlight w:val="yellow"/>
              </w:rPr>
              <w:t xml:space="preserve">[INSERT: </w:t>
            </w:r>
            <w:del w:id="90370" w:author="Permitting Desk" w:date="2026-09-25T09:00:00Z">
              <w:r>
                <w:rPr>
                  <w:sz w:val="17"/>
                  <w:highlight w:val="yellow"/>
                </w:rPr>
                <w:delText xml:space="preserve">pending</w:delText>
              </w:r>
            </w:del>
            <w:ins w:id="90371" w:author="Permitting Desk" w:date="2026-09-25T09:00:00Z">
              <w:r>
                <w:rPr>
                  <w:sz w:val="17"/>
                  <w:highlight w:val="yellow"/>
                </w:rPr>
                <w:t xml:space="preserve">width</w:t>
              </w:r>
            </w:ins>
            <w:r>
              <w:rPr>
                <w:sz w:val="17"/>
                <w:highlight w:val="yellow"/>
              </w:rPr>
              <w:t xml:space="preserve"> </w:t>
            </w:r>
            <w:del w:id="90372" w:author="Permitting Desk" w:date="2026-09-25T09:00:00Z">
              <w:r>
                <w:rPr>
                  <w:sz w:val="17"/>
                  <w:highlight w:val="yellow"/>
                </w:rPr>
                <w:delText xml:space="preserve">alignment]</w:delText>
              </w:r>
            </w:del>
            <w:ins w:id="90373" w:author="Permitting Desk" w:date="2026-09-25T09:00:00Z">
              <w:r>
                <w:rPr>
                  <w:sz w:val="17"/>
                  <w:highlight w:val="yellow"/>
                </w:rPr>
                <w:t xml:space="preserve">and length of temporary work area along the existing road]</w:t>
              </w:r>
            </w:ins>
          </w:p>
        </w:tc>
        <w:tc>
          <w:tcPr>
            <w:tcW w:w="3397" w:type="dxa"/>
          </w:tcPr>
          <w:p w14:paraId="76282E56" w14:textId="77777777" w:rsidR="00D97CCB" w:rsidRDefault="00D97CCB" w:rsidP="0023693D">
            <w:pPr>
              <w:pStyle w:val="TableParagraph"/>
              <w:spacing w:before="40" w:after="40"/>
              <w:ind w:left="86"/>
              <w:rPr>
                <w:sz w:val="17"/>
                <w:highlight w:val="yellow"/>
              </w:rPr>
            </w:pPr>
            <w:r>
              <w:rPr>
                <w:sz w:val="17"/>
                <w:highlight w:val="yellow"/>
              </w:rPr>
              <w:t>[INSERT]</w:t>
            </w:r>
          </w:p>
        </w:tc>
      </w:tr>
      <w:tr w:rsidR="00D97CCB" w14:paraId="00F16D2F" w14:textId="77777777" w:rsidTr="0023693D">
        <w:trPr/>
        <w:tc>
          <w:tcPr>
            <w:tcW w:w="3312" w:type="dxa"/>
          </w:tcPr>
          <w:p w14:paraId="0AB9D32F" w14:textId="77777777" w:rsidR="00D97CCB" w:rsidRDefault="00D97CCB" w:rsidP="0023693D">
            <w:pPr>
              <w:pStyle w:val="TableParagraph"/>
              <w:spacing w:before="40" w:after="40"/>
              <w:ind w:left="86"/>
              <w:rPr/>
            </w:pPr>
            <w:r>
              <w:rPr>
                <w:sz w:val="17"/>
              </w:rPr>
              <w:t>Survey and geotechnical entry</w:t>
            </w:r>
          </w:p>
        </w:tc>
        <w:tc>
          <w:tcPr>
            <w:tcW w:w="2736" w:type="dxa"/>
          </w:tcPr>
          <w:p w14:paraId="15E770CB" w14:textId="77777777" w:rsidR="00D97CCB" w:rsidRDefault="00D97CCB" w:rsidP="0023693D">
            <w:pPr>
              <w:pStyle w:val="TableParagraph"/>
              <w:spacing w:before="40" w:after="40"/>
              <w:ind w:left="86"/>
              <w:rPr/>
            </w:pPr>
            <w:r>
              <w:rPr>
                <w:sz w:val="17"/>
              </w:rPr>
              <w:t>Within and adjacent to the crossings</w:t>
            </w:r>
          </w:p>
        </w:tc>
        <w:tc>
          <w:tcPr>
            <w:tcW w:w="3397" w:type="dxa"/>
          </w:tcPr>
          <w:p w14:paraId="6ADED07E" w14:textId="77777777" w:rsidR="00D97CCB" w:rsidRDefault="00D97CCB" w:rsidP="0023693D">
            <w:pPr>
              <w:pStyle w:val="TableParagraph"/>
              <w:spacing w:before="40" w:after="40"/>
              <w:ind w:left="86"/>
              <w:rPr>
                <w:sz w:val="17"/>
              </w:rPr>
            </w:pPr>
            <w:r>
              <w:rPr>
                <w:sz w:val="17"/>
              </w:rPr>
              <w:t>Negligible</w:t>
            </w:r>
          </w:p>
        </w:tc>
      </w:tr>
      <w:tr w:rsidR="00D97CCB" w14:paraId="135C369A" w14:textId="77777777" w:rsidTr="0023693D">
        <w:trPr/>
        <w:tc>
          <w:tcPr>
            <w:tcW w:w="3312" w:type="dxa"/>
          </w:tcPr>
          <w:p w14:paraId="48F65DD8" w14:textId="77777777" w:rsidR="00D97CCB" w:rsidRDefault="00D97CCB" w:rsidP="0023693D">
            <w:pPr>
              <w:pStyle w:val="TableParagraph"/>
              <w:spacing w:before="40" w:after="40"/>
              <w:ind w:left="86"/>
              <w:rPr/>
            </w:pPr>
            <w:r>
              <w:rPr>
                <w:sz w:val="17"/>
              </w:rPr>
              <w:t>Total temporary disturbance</w:t>
            </w:r>
          </w:p>
        </w:tc>
        <w:tc>
          <w:tcPr>
            <w:tcW w:w="2736" w:type="dxa"/>
          </w:tcPr>
          <w:p w14:paraId="2E7B0309" w14:textId="77777777" w:rsidR="00D97CCB" w:rsidRPr="006768A5" w:rsidRDefault="00D97CCB" w:rsidP="0023693D">
            <w:pPr>
              <w:pStyle w:val="TableParagraph"/>
              <w:spacing w:before="40" w:after="40"/>
              <w:ind w:left="86"/>
              <w:rPr>
                <w:highlight w:val="yellow"/>
              </w:rPr>
            </w:pPr>
            <w:r>
              <w:rPr>
                <w:sz w:val="17"/>
                <w:highlight w:val="yellow"/>
              </w:rPr>
              <w:t>[INSERT]</w:t>
            </w:r>
          </w:p>
        </w:tc>
        <w:tc>
          <w:tcPr>
            <w:tcW w:w="3397" w:type="dxa"/>
          </w:tcPr>
          <w:p w14:paraId="40302DDC" w14:textId="77777777" w:rsidR="00D97CCB" w:rsidRDefault="00D97CCB" w:rsidP="0023693D">
            <w:pPr>
              <w:pStyle w:val="TableParagraph"/>
              <w:spacing w:before="40" w:after="40"/>
              <w:ind w:left="86"/>
              <w:rPr>
                <w:sz w:val="17"/>
                <w:highlight w:val="yellow"/>
              </w:rPr>
            </w:pPr>
            <w:r>
              <w:rPr>
                <w:sz w:val="17"/>
                <w:highlight w:val="yellow"/>
              </w:rPr>
              <w:t>[INSERT]</w:t>
            </w:r>
          </w:p>
        </w:tc>
      </w:tr>
    </w:tbl>
    <w:p w14:paraId="2DB96438" w14:textId="77777777" w:rsidR="00077796" w:rsidRDefault="00FF017B">
      <w:pPr>
        <w:pStyle w:val="Heading1"/>
      </w:pPr>
      <w:bookmarkStart w:id="554" w:name="_Toc240358298"/>
      <w:r>
        <w:rPr>
          <w:b w:val="0"/>
        </w:rPr>
        <w:t>Additional Components</w:t>
      </w:r>
      <w:bookmarkEnd w:id="554"/>
    </w:p>
    <w:p w14:paraId="3C4687C5" w14:textId="77777777" w:rsidR="00077796" w:rsidRDefault="00FF017B">
      <w:pPr>
        <w:pStyle w:val="BodyText"/>
        <w:spacing w:after="160"/>
      </w:pPr>
      <w:r>
        <w:t>No additional permanent Project components beyond those described in Section 4 have been identified at this stage. Existing infrastructure within or adjacent to the Project area may be used, crossed, paralleled, or modified during construction, operation, and maintenance. Existing components are described in Section 5.1 and summarized in Table 5.</w:t>
      </w:r>
    </w:p>
    <w:p w14:paraId="78D358B8" w14:textId="77777777" w:rsidR="00077796" w:rsidRDefault="00FF017B">
      <w:pPr>
        <w:pStyle w:val="Heading2"/>
      </w:pPr>
      <w:bookmarkStart w:id="555" w:name="_Toc240358299"/>
      <w:r>
        <w:rPr>
          <w:b w:val="0"/>
        </w:rPr>
        <w:t>Existing Components on and off Reclamation land</w:t>
      </w:r>
      <w:bookmarkEnd w:id="555"/>
    </w:p>
    <w:p w14:paraId="5EFF87F9" w14:textId="77777777" w:rsidR="00077796" w:rsidRDefault="00FF017B">
      <w:pPr>
        <w:pStyle w:val="BodyText"/>
        <w:spacing w:after="160"/>
      </w:pPr>
      <w:r>
        <w:t>Existing infrastructure within or adjacent to the corner crossings may be used, crossed, or modified to support construction, operation, and maintenance of the proposed facilities. Existing components may include Newlands Project water-conveyance facilities and their operating roads, existing access roads, fences and range improvements, and other developed or previously disturbed areas on Reclamation-administered or private land.</w:t>
      </w:r>
    </w:p>
    <w:p w14:paraId="0C10427D" w14:textId="77777777" w:rsidR="00077796" w:rsidRDefault="00FF017B">
      <w:pPr>
        <w:pStyle w:val="BodyText"/>
        <w:spacing w:after="160"/>
      </w:pPr>
      <w:r>
        <w:lastRenderedPageBreak/>
        <w:t>Known existing components are summarized in Table 5. Their locations, ownership, condition, and the extent of any required improvements or modifications will be confirmed through field verification, engineering, and land-status review.</w:t>
      </w:r>
    </w:p>
    <w:p w14:paraId="66D35F85" w14:textId="77777777" w:rsidR="00077796" w:rsidRDefault="00FF017B">
      <w:pPr>
        <w:pStyle w:val="Caption"/>
        <w:spacing w:before="160" w:after="80"/>
      </w:pPr>
      <w:bookmarkStart w:id="556" w:name="_Toc236729022"/>
      <w:r>
        <w:t xml:space="preserve">Table </w:t>
      </w:r>
      <w:fldSimple w:instr=" SEQ Table \* ARABIC ">
        <w:r>
          <w:t>5</w:t>
        </w:r>
      </w:fldSimple>
      <w:r>
        <w:t>. Existing Components</w:t>
      </w:r>
      <w:bookmarkEnd w:id="556"/>
    </w:p>
    <w:tbl>
      <w:tblPr>
        <w:tblStyle w:val="TableGrid"/>
        <w:tblW w:w="10080" w:type="dxa"/>
        <w:tblLayout w:type="fixed"/>
        <w:tblLook w:val="04A0" w:firstRow="1" w:lastRow="0" w:firstColumn="1" w:lastColumn="0" w:noHBand="0" w:noVBand="1"/>
      </w:tblPr>
      <w:tblGrid>
        <w:gridCol w:w="2304"/>
        <w:gridCol w:w="2736"/>
        <w:gridCol w:w="3600"/>
        <w:gridCol w:w="1440"/>
      </w:tblGrid>
      <w:tr w:rsidR="00077796" w14:paraId="6378F7CC" w14:textId="77777777" w:rsidTr="00D22ADC">
        <w:trPr>
          <w:tblHeader/>
        </w:trPr>
        <w:tc>
          <w:tcPr>
            <w:tcW w:w="2304" w:type="dxa"/>
            <w:shd w:val="clear" w:color="auto" w:fill="C0C0C0"/>
          </w:tcPr>
          <w:p w14:paraId="56044E4D" w14:textId="77777777" w:rsidR="00077796" w:rsidRDefault="00FF017B">
            <w:pPr>
              <w:pStyle w:val="TableParagraph"/>
              <w:spacing w:before="40" w:after="40"/>
              <w:ind w:left="86"/>
              <w:jc w:val="center"/>
            </w:pPr>
            <w:r>
              <w:rPr>
                <w:b/>
                <w:sz w:val="18"/>
              </w:rPr>
              <w:t>Facility</w:t>
            </w:r>
          </w:p>
        </w:tc>
        <w:tc>
          <w:tcPr>
            <w:tcW w:w="2736" w:type="dxa"/>
            <w:shd w:val="clear" w:color="auto" w:fill="C0C0C0"/>
          </w:tcPr>
          <w:p w14:paraId="7E3CC9C5" w14:textId="77777777" w:rsidR="00077796" w:rsidRDefault="00FF017B">
            <w:pPr>
              <w:pStyle w:val="TableParagraph"/>
              <w:spacing w:before="40" w:after="40"/>
              <w:ind w:left="86"/>
              <w:jc w:val="center"/>
            </w:pPr>
            <w:r>
              <w:rPr>
                <w:b/>
                <w:sz w:val="18"/>
              </w:rPr>
              <w:t>Location</w:t>
            </w:r>
          </w:p>
        </w:tc>
        <w:tc>
          <w:tcPr>
            <w:tcW w:w="3600" w:type="dxa"/>
            <w:shd w:val="clear" w:color="auto" w:fill="C0C0C0"/>
          </w:tcPr>
          <w:p w14:paraId="7D1576AF" w14:textId="77777777" w:rsidR="00077796" w:rsidRDefault="00FF017B">
            <w:pPr>
              <w:pStyle w:val="TableParagraph"/>
              <w:spacing w:before="40" w:after="40"/>
              <w:ind w:left="86"/>
              <w:jc w:val="center"/>
            </w:pPr>
            <w:r>
              <w:rPr>
                <w:b/>
                <w:sz w:val="18"/>
              </w:rPr>
              <w:t>Description</w:t>
            </w:r>
          </w:p>
        </w:tc>
        <w:tc>
          <w:tcPr>
            <w:tcW w:w="1440" w:type="dxa"/>
            <w:shd w:val="clear" w:color="auto" w:fill="C0C0C0"/>
          </w:tcPr>
          <w:p w14:paraId="3B771BF9" w14:textId="77777777" w:rsidR="00077796" w:rsidRDefault="00FF017B">
            <w:pPr>
              <w:pStyle w:val="TableParagraph"/>
              <w:spacing w:before="40" w:after="40"/>
              <w:ind w:left="86"/>
              <w:jc w:val="center"/>
            </w:pPr>
            <w:r>
              <w:rPr>
                <w:b/>
                <w:sz w:val="18"/>
              </w:rPr>
              <w:t>Approx. Disturbance Footprint</w:t>
            </w:r>
          </w:p>
        </w:tc>
      </w:tr>
      <w:tr w:rsidR="00077796" w14:paraId="1E111FBC" w14:textId="77777777" w:rsidTr="00D22ADC">
        <w:tc>
          <w:tcPr>
            <w:tcW w:w="10080" w:type="dxa"/>
            <w:gridSpan w:val="4"/>
            <w:shd w:val="clear" w:color="auto" w:fill="D9D9D9" w:themeFill="background1" w:themeFillShade="D9"/>
          </w:tcPr>
          <w:p w14:paraId="32C72CDE" w14:textId="77777777" w:rsidR="00077796" w:rsidRDefault="00FF017B">
            <w:pPr>
              <w:pStyle w:val="TableParagraph"/>
              <w:spacing w:before="40" w:after="40"/>
              <w:ind w:left="86"/>
            </w:pPr>
            <w:r>
              <w:rPr>
                <w:b/>
                <w:sz w:val="18"/>
              </w:rPr>
              <w:t>Newlands Project Facilities</w:t>
            </w:r>
          </w:p>
        </w:tc>
      </w:tr>
      <w:tr w:rsidR="00077796" w14:paraId="4C9751EB" w14:textId="77777777" w:rsidTr="00D22ADC">
        <w:tc>
          <w:tcPr>
            <w:tcW w:w="2304" w:type="dxa"/>
          </w:tcPr>
          <w:p w14:paraId="11FB3608" w14:textId="77777777" w:rsidR="00077796" w:rsidRDefault="00FF017B">
            <w:pPr>
              <w:pStyle w:val="TableParagraph"/>
              <w:spacing w:before="40" w:after="40"/>
              <w:ind w:left="86"/>
            </w:pPr>
            <w:r>
              <w:rPr>
                <w:sz w:val="17"/>
              </w:rPr>
              <w:t>Canals, laterals, and drains</w:t>
            </w:r>
          </w:p>
        </w:tc>
        <w:tc>
          <w:tcPr>
            <w:tcW w:w="2736" w:type="dxa"/>
          </w:tcPr>
          <w:p w14:paraId="6D54965D" w14:textId="57530133" w:rsidR="00077796" w:rsidRDefault="56F538C8" w:rsidP="345F98D0">
            <w:pPr>
              <w:pStyle w:val="TableParagraph"/>
              <w:spacing w:before="40" w:after="40"/>
              <w:ind w:left="86"/>
              <w:rPr>
                <w:sz w:val="17"/>
                <w:szCs w:val="17"/>
              </w:rPr>
            </w:pPr>
            <w:r>
              <w:rPr>
                <w:sz w:val="17"/>
                <w:szCs w:val="17"/>
              </w:rPr>
              <w:t xml:space="preserve">None identified within or adjacent to the corner crossings. </w:t>
            </w:r>
          </w:p>
        </w:tc>
        <w:tc>
          <w:tcPr>
            <w:tcW w:w="3600" w:type="dxa"/>
          </w:tcPr>
          <w:p w14:paraId="6119563C" w14:textId="77777777" w:rsidR="00077796" w:rsidRDefault="00FF017B">
            <w:pPr>
              <w:pStyle w:val="TableParagraph"/>
              <w:spacing w:before="40" w:after="40"/>
              <w:ind w:left="86"/>
            </w:pPr>
            <w:r>
              <w:rPr>
                <w:sz w:val="17"/>
              </w:rPr>
              <w:t>Reclamation water-conveyance facilities operated and maintained by TCID under contract with Reclamation. Crossings, if any, would be oriented approximately perpendicular to the facility centerline, with no structures placed within the Reclamation right-of-way</w:t>
            </w:r>
          </w:p>
        </w:tc>
        <w:tc>
          <w:tcPr>
            <w:tcW w:w="1440" w:type="dxa"/>
          </w:tcPr>
          <w:p w14:paraId="0E85E65A" w14:textId="6069D448" w:rsidR="00077796" w:rsidRDefault="00077796" w:rsidP="345F98D0">
            <w:pPr>
              <w:pStyle w:val="TableParagraph"/>
              <w:spacing w:before="40" w:after="40"/>
              <w:ind w:left="86"/>
              <w:rPr>
                <w:sz w:val="17"/>
                <w:szCs w:val="17"/>
              </w:rPr>
            </w:pPr>
          </w:p>
          <w:p w14:paraId="240E1DBB" w14:textId="7EC461A2" w:rsidR="004D6D5F" w:rsidRDefault="0041692F">
            <w:pPr>
              <w:pStyle w:val="TableParagraph"/>
              <w:spacing w:before="40" w:after="40"/>
              <w:ind w:left="86"/>
            </w:pPr>
            <w:r>
              <w:rPr>
                <w:sz w:val="17"/>
              </w:rPr>
              <w:t>None</w:t>
            </w:r>
          </w:p>
        </w:tc>
      </w:tr>
      <w:tr w:rsidR="00077796" w14:paraId="3137A5D9" w14:textId="77777777" w:rsidTr="00D22ADC">
        <w:tc>
          <w:tcPr>
            <w:tcW w:w="2304" w:type="dxa"/>
          </w:tcPr>
          <w:p w14:paraId="642E8D0B" w14:textId="77777777" w:rsidR="00077796" w:rsidRDefault="00FF017B">
            <w:pPr>
              <w:pStyle w:val="TableParagraph"/>
              <w:spacing w:before="40" w:after="40"/>
              <w:ind w:left="86"/>
            </w:pPr>
            <w:r>
              <w:rPr>
                <w:sz w:val="17"/>
              </w:rPr>
              <w:t>Reclamation and TCID operating roads</w:t>
            </w:r>
          </w:p>
        </w:tc>
        <w:tc>
          <w:tcPr>
            <w:tcW w:w="2736" w:type="dxa"/>
          </w:tcPr>
          <w:p w14:paraId="68E5D5AE" w14:textId="77777777" w:rsidR="00077796" w:rsidRDefault="00FF017B">
            <w:pPr>
              <w:pStyle w:val="TableParagraph"/>
              <w:spacing w:before="40" w:after="40"/>
              <w:ind w:left="86"/>
            </w:pPr>
            <w:r>
              <w:rPr>
                <w:sz w:val="17"/>
              </w:rPr>
              <w:t xml:space="preserve">None identified within or adjacent to a corner crossing; nearby county-inventory routes (the Great Basin Parkway alignment through the Corner Crossing 1 area and Hart Lane approximately 0.7 mile northwest) are </w:t>
            </w:r>
            <w:commentRangeStart w:id="23"/>
            <w:ins w:id="90374" w:author="Permitting Desk" w:date="2026-09-25T09:00:00Z">
              <w:r>
                <w:rPr>
                  <w:sz w:val="17"/>
                </w:rPr>
                <w:t xml:space="preserve">shown on the </w:t>
              </w:r>
            </w:ins>
            <w:r>
              <w:rPr>
                <w:sz w:val="17"/>
              </w:rPr>
              <w:t xml:space="preserve">Churchill County </w:t>
            </w:r>
            <w:del w:id="90375" w:author="Permitting Desk" w:date="2026-09-25T09:00:00Z">
              <w:r>
                <w:rPr>
                  <w:sz w:val="17"/>
                </w:rPr>
                <w:delText xml:space="preserve">roads,</w:delText>
              </w:r>
            </w:del>
            <w:ins w:id="90376" w:author="Permitting Desk" w:date="2026-09-25T09:00:00Z">
              <w:r>
                <w:rPr>
                  <w:sz w:val="17"/>
                </w:rPr>
                <w:t xml:space="preserve">road inventory and are</w:t>
              </w:r>
            </w:ins>
            <w:r>
              <w:rPr>
                <w:sz w:val="17"/>
              </w:rPr>
              <w:t xml:space="preserve"> not Reclamation or TCID operating roads </w:t>
            </w:r>
            <w:r>
              <w:rPr>
                <w:sz w:val="17"/>
                <w:highlight w:val="yellow"/>
              </w:rPr>
              <w:t xml:space="preserve">[INSERT: confirm </w:t>
            </w:r>
            <w:ins w:id="90377" w:author="Permitting Desk" w:date="2026-09-25T09:00:00Z">
              <w:r>
                <w:rPr>
                  <w:sz w:val="17"/>
                  <w:highlight w:val="yellow"/>
                </w:rPr>
                <w:t xml:space="preserve">whether a </w:t>
              </w:r>
            </w:ins>
            <w:r>
              <w:rPr>
                <w:sz w:val="17"/>
                <w:highlight w:val="yellow"/>
              </w:rPr>
              <w:t xml:space="preserve">county </w:t>
            </w:r>
            <w:del w:id="90378" w:author="Permitting Desk" w:date="2026-09-25T09:00:00Z">
              <w:r>
                <w:rPr>
                  <w:sz w:val="17"/>
                  <w:highlight w:val="yellow"/>
                </w:rPr>
                <w:delText xml:space="preserve">road</w:delText>
              </w:r>
            </w:del>
            <w:ins w:id="90379" w:author="Permitting Desk" w:date="2026-09-25T09:00:00Z">
              <w:r>
                <w:rPr>
                  <w:sz w:val="17"/>
                  <w:highlight w:val="yellow"/>
                </w:rPr>
                <w:t xml:space="preserve">right-of-way</w:t>
              </w:r>
            </w:ins>
            <w:r>
              <w:rPr>
                <w:sz w:val="17"/>
                <w:highlight w:val="yellow"/>
              </w:rPr>
              <w:t xml:space="preserve"> </w:t>
            </w:r>
            <w:del w:id="90380" w:author="Permitting Desk" w:date="2026-09-25T09:00:00Z">
              <w:r>
                <w:rPr>
                  <w:sz w:val="17"/>
                  <w:highlight w:val="yellow"/>
                </w:rPr>
                <w:delText xml:space="preserve">status</w:delText>
              </w:r>
            </w:del>
            <w:ins w:id="90381" w:author="Permitting Desk" w:date="2026-09-25T09:00:00Z">
              <w:r>
                <w:rPr>
                  <w:sz w:val="17"/>
                  <w:highlight w:val="yellow"/>
                </w:rPr>
                <w:t xml:space="preserve">exists across Reclamation-administered land</w:t>
              </w:r>
            </w:ins>
            <w:commentRangeEnd w:id="23"/>
            <w:r>
              <w:rPr>
                <w:rStyle w:val="CommentReference"/>
              </w:rPr>
              <w:commentReference w:id="23"/>
            </w:r>
            <w:r>
              <w:rPr>
                <w:sz w:val="17"/>
                <w:highlight w:val="yellow"/>
              </w:rPr>
              <w:t xml:space="preserve"> and any required Churchill County actions]</w:t>
            </w:r>
          </w:p>
        </w:tc>
        <w:tc>
          <w:tcPr>
            <w:tcW w:w="3600" w:type="dxa"/>
          </w:tcPr>
          <w:p w14:paraId="5443699F" w14:textId="77777777" w:rsidR="00077796" w:rsidRDefault="0B33BD35" w:rsidP="345F98D0">
            <w:pPr>
              <w:pStyle w:val="TableParagraph"/>
              <w:spacing w:before="40" w:after="40"/>
              <w:ind w:left="86"/>
              <w:rPr>
                <w:sz w:val="17"/>
                <w:szCs w:val="17"/>
              </w:rPr>
            </w:pPr>
            <w:r>
              <w:rPr>
                <w:sz w:val="17"/>
                <w:szCs w:val="17"/>
              </w:rPr>
              <w:t xml:space="preserve">Operating roads used by Reclamation and TCID for facility operation and maintenance; these would remain available for agency and district </w:t>
            </w:r>
            <w:bookmarkStart w:id="576" w:name="_Int_u1HY5GxA"/>
            <w:r>
              <w:rPr>
                <w:sz w:val="17"/>
                <w:szCs w:val="17"/>
              </w:rPr>
              <w:t>use at all times</w:t>
            </w:r>
            <w:bookmarkEnd w:id="576"/>
          </w:p>
        </w:tc>
        <w:tc>
          <w:tcPr>
            <w:tcW w:w="1440" w:type="dxa"/>
          </w:tcPr>
          <w:p w14:paraId="3937EACE" w14:textId="77777777" w:rsidR="00077796" w:rsidRDefault="00FF017B">
            <w:pPr>
              <w:pStyle w:val="TableParagraph"/>
              <w:spacing w:before="40" w:after="40"/>
              <w:ind w:left="86"/>
            </w:pPr>
            <w:r>
              <w:rPr>
                <w:sz w:val="17"/>
              </w:rPr>
              <w:t>None proposed</w:t>
            </w:r>
          </w:p>
        </w:tc>
      </w:tr>
      <w:tr w:rsidR="00077796" w14:paraId="0703DA1B" w14:textId="77777777" w:rsidTr="00D22ADC">
        <w:tc>
          <w:tcPr>
            <w:tcW w:w="10080" w:type="dxa"/>
            <w:gridSpan w:val="4"/>
            <w:shd w:val="clear" w:color="auto" w:fill="D9D9D9" w:themeFill="background1" w:themeFillShade="D9"/>
          </w:tcPr>
          <w:p w14:paraId="3EE23479" w14:textId="77777777" w:rsidR="00077796" w:rsidRDefault="00FF017B">
            <w:pPr>
              <w:pStyle w:val="TableParagraph"/>
              <w:spacing w:before="40" w:after="40"/>
              <w:ind w:left="86"/>
            </w:pPr>
            <w:r>
              <w:rPr>
                <w:b/>
                <w:sz w:val="18"/>
              </w:rPr>
              <w:t>Other Existing Infrastructure</w:t>
            </w:r>
          </w:p>
        </w:tc>
      </w:tr>
      <w:tr w:rsidR="00077796" w14:paraId="1E9817FA" w14:textId="77777777" w:rsidTr="00D22ADC">
        <w:tc>
          <w:tcPr>
            <w:tcW w:w="2304" w:type="dxa"/>
          </w:tcPr>
          <w:p w14:paraId="39D2F09C" w14:textId="77777777" w:rsidR="00077796" w:rsidRDefault="00FF017B">
            <w:pPr>
              <w:pStyle w:val="TableParagraph"/>
              <w:spacing w:before="40" w:after="40"/>
              <w:ind w:left="86"/>
            </w:pPr>
            <w:r>
              <w:rPr>
                <w:sz w:val="17"/>
              </w:rPr>
              <w:t>Existing roads</w:t>
            </w:r>
          </w:p>
        </w:tc>
        <w:tc>
          <w:tcPr>
            <w:tcW w:w="2736" w:type="dxa"/>
          </w:tcPr>
          <w:p w14:paraId="6C65705A" w14:textId="77777777" w:rsidR="00077796" w:rsidRDefault="00FF017B">
            <w:pPr>
              <w:pStyle w:val="TableParagraph"/>
              <w:spacing w:before="40" w:after="40"/>
              <w:ind w:left="86"/>
            </w:pPr>
            <w:r>
              <w:rPr>
                <w:sz w:val="17"/>
              </w:rPr>
              <w:t>Throughout the Project area on Reclamation-administered and private land</w:t>
            </w:r>
          </w:p>
        </w:tc>
        <w:tc>
          <w:tcPr>
            <w:tcW w:w="3600" w:type="dxa"/>
          </w:tcPr>
          <w:p w14:paraId="0A942B2E" w14:textId="77777777" w:rsidR="00077796" w:rsidRDefault="00FF017B">
            <w:pPr>
              <w:pStyle w:val="TableParagraph"/>
              <w:spacing w:before="40" w:after="40"/>
              <w:ind w:left="86"/>
            </w:pPr>
            <w:r>
              <w:rPr>
                <w:sz w:val="17"/>
              </w:rPr>
              <w:t xml:space="preserve">Existing unpaved roads that may be used or improved for construction and maintenance </w:t>
            </w:r>
            <w:commentRangeStart w:id="24"/>
            <w:del w:id="90382" w:author="Permitting Desk" w:date="2026-09-25T09:00:00Z">
              <w:r>
                <w:rPr>
                  <w:sz w:val="17"/>
                </w:rPr>
                <w:delText xml:space="preserve">access;</w:delText>
              </w:r>
            </w:del>
            <w:ins w:id="90383" w:author="Permitting Desk" w:date="2026-09-25T09:00:00Z">
              <w:r>
                <w:rPr>
                  <w:sz w:val="17"/>
                </w:rPr>
                <w:t xml:space="preserve">access, including the existing two-lane gravel road on the Hart Lane alignment that is proposed for improvement under this authorization (Section 1.1);</w:t>
              </w:r>
            </w:ins>
            <w:commentRangeEnd w:id="24"/>
            <w:r>
              <w:rPr>
                <w:rStyle w:val="CommentReference"/>
              </w:rPr>
              <w:commentReference w:id="24"/>
            </w:r>
            <w:r>
              <w:rPr>
                <w:sz w:val="17"/>
              </w:rPr>
              <w:t xml:space="preserve"> county routes in the area, including Hart Lane, may provide additional construction access, with improvements to county or private segments coordinated with Churchill County outside this authorization</w:t>
            </w:r>
          </w:p>
        </w:tc>
        <w:tc>
          <w:tcPr>
            <w:tcW w:w="1440" w:type="dxa"/>
          </w:tcPr>
          <w:p w14:paraId="71492833" w14:textId="682D8B15" w:rsidR="00077796" w:rsidRDefault="10728B17" w:rsidP="345F98D0">
            <w:pPr>
              <w:pStyle w:val="TableParagraph"/>
              <w:spacing w:before="40" w:after="40"/>
              <w:ind w:left="86"/>
              <w:rPr>
                <w:sz w:val="17"/>
                <w:szCs w:val="17"/>
              </w:rPr>
            </w:pPr>
            <w:r>
              <w:rPr>
                <w:sz w:val="17"/>
                <w:szCs w:val="17"/>
              </w:rPr>
              <w:t xml:space="preserve">To be determined following field verification. </w:t>
            </w:r>
          </w:p>
        </w:tc>
      </w:tr>
      <w:tr w:rsidR="00077796" w:rsidDel="00D22ADC" w14:paraId="09CBFBC9" w14:textId="50F3234B" w:rsidTr="00D22ADC">
        <w:trPr/>
        <w:tc>
          <w:tcPr>
            <w:tcW w:w="2304" w:type="dxa"/>
          </w:tcPr>
          <w:p w14:paraId="4BDC9794" w14:textId="2D425C14" w:rsidR="00077796" w:rsidDel="00D22ADC" w:rsidRDefault="00FF017B">
            <w:pPr>
              <w:pStyle w:val="TableParagraph"/>
              <w:spacing w:before="40" w:after="40"/>
              <w:ind w:left="86"/>
              <w:rPr/>
            </w:pPr>
          </w:p>
        </w:tc>
        <w:tc>
          <w:tcPr>
            <w:tcW w:w="2736" w:type="dxa"/>
          </w:tcPr>
          <w:p w14:paraId="68AFE6B9" w14:textId="74DE1F10" w:rsidR="00077796" w:rsidDel="00D22ADC" w:rsidRDefault="00FF017B">
            <w:pPr>
              <w:pStyle w:val="TableParagraph"/>
              <w:spacing w:before="40" w:after="40"/>
              <w:ind w:left="86"/>
              <w:rPr/>
            </w:pPr>
          </w:p>
        </w:tc>
        <w:tc>
          <w:tcPr>
            <w:tcW w:w="3600" w:type="dxa"/>
          </w:tcPr>
          <w:p w14:paraId="3F333EDE" w14:textId="1749C4B1" w:rsidR="00077796" w:rsidDel="00D22ADC" w:rsidRDefault="00FF017B">
            <w:pPr>
              <w:pStyle w:val="TableParagraph"/>
              <w:spacing w:before="40" w:after="40"/>
              <w:ind w:left="86"/>
              <w:rPr/>
            </w:pPr>
          </w:p>
        </w:tc>
        <w:tc>
          <w:tcPr>
            <w:tcW w:w="1440" w:type="dxa"/>
          </w:tcPr>
          <w:p w14:paraId="2BFFA790" w14:textId="45E3D870" w:rsidR="00077796" w:rsidDel="00D22ADC" w:rsidRDefault="00FF017B">
            <w:pPr>
              <w:pStyle w:val="TableParagraph"/>
              <w:spacing w:before="40" w:after="40"/>
              <w:ind w:left="86"/>
              <w:rPr/>
            </w:pPr>
          </w:p>
        </w:tc>
      </w:tr>
      <w:tr w:rsidR="00077796" w:rsidDel="00D22ADC" w14:paraId="62F9D8AD" w14:textId="0813E438" w:rsidTr="00D22ADC">
        <w:trPr/>
        <w:tc>
          <w:tcPr>
            <w:tcW w:w="2304" w:type="dxa"/>
          </w:tcPr>
          <w:p w14:paraId="7186F188" w14:textId="33317114" w:rsidR="00077796" w:rsidDel="00D22ADC" w:rsidRDefault="00FF017B">
            <w:pPr>
              <w:pStyle w:val="TableParagraph"/>
              <w:spacing w:before="40" w:after="40"/>
              <w:ind w:left="86"/>
              <w:rPr/>
            </w:pPr>
          </w:p>
        </w:tc>
        <w:tc>
          <w:tcPr>
            <w:tcW w:w="2736" w:type="dxa"/>
          </w:tcPr>
          <w:p w14:paraId="60ECF25A" w14:textId="4A5BB616" w:rsidR="00077796" w:rsidDel="00D22ADC" w:rsidRDefault="00FF017B">
            <w:pPr>
              <w:pStyle w:val="TableParagraph"/>
              <w:spacing w:before="40" w:after="40"/>
              <w:ind w:left="86"/>
              <w:rPr/>
            </w:pPr>
          </w:p>
        </w:tc>
        <w:tc>
          <w:tcPr>
            <w:tcW w:w="3600" w:type="dxa"/>
          </w:tcPr>
          <w:p w14:paraId="7D1A61F3" w14:textId="35BD2180" w:rsidR="00077796" w:rsidDel="00D22ADC" w:rsidRDefault="00FF017B">
            <w:pPr>
              <w:pStyle w:val="TableParagraph"/>
              <w:spacing w:before="40" w:after="40"/>
              <w:ind w:left="86"/>
              <w:rPr/>
            </w:pPr>
          </w:p>
        </w:tc>
        <w:tc>
          <w:tcPr>
            <w:tcW w:w="1440" w:type="dxa"/>
          </w:tcPr>
          <w:p w14:paraId="782C9FC2" w14:textId="29B461AD" w:rsidR="00077796" w:rsidDel="00D22ADC" w:rsidRDefault="00FF017B">
            <w:pPr>
              <w:pStyle w:val="TableParagraph"/>
              <w:spacing w:before="40" w:after="40"/>
              <w:ind w:left="86"/>
              <w:rPr/>
            </w:pPr>
          </w:p>
        </w:tc>
      </w:tr>
    </w:tbl>
    <w:p w14:paraId="25FA40C9" w14:textId="77777777" w:rsidR="00077796" w:rsidRDefault="00FF017B">
      <w:pPr>
        <w:pStyle w:val="Heading2"/>
      </w:pPr>
      <w:bookmarkStart w:id="612" w:name="_Toc240358300"/>
      <w:r>
        <w:rPr>
          <w:b w:val="0"/>
        </w:rPr>
        <w:t>Possible future components on and off Reclamation land</w:t>
      </w:r>
      <w:bookmarkEnd w:id="612"/>
    </w:p>
    <w:p w14:paraId="0C9433FE" w14:textId="3A74D671" w:rsidR="00077796" w:rsidRDefault="0B33BD35">
      <w:pPr>
        <w:pStyle w:val="BodyText"/>
        <w:spacing w:after="160"/>
      </w:pPr>
      <w:commentRangeStart w:id="25"/>
      <w:del w:id="90384" w:author="Permitting Desk" w:date="2026-09-25T09:00:00Z">
        <w:r>
          <w:delText xml:space="preserve">Reclamation has advised that precise, minimized footprints materially improve the case for a categorical exclusion, and the</w:delText>
        </w:r>
      </w:del>
      <w:ins w:id="90385" w:author="Permitting Desk" w:date="2026-09-25T09:00:00Z">
        <w:r>
          <w:t xml:space="preserve">The</w:t>
        </w:r>
      </w:ins>
      <w:commentRangeEnd w:id="25"/>
      <w:r>
        <w:rPr>
          <w:rStyle w:val="CommentReference"/>
        </w:rPr>
        <w:commentReference w:id="25"/>
      </w:r>
      <w:r>
        <w:t xml:space="preserve"> Applicant does not propose to reserve capacity for undefined future facilities within this authorization. Any additional federal land use identified later would be addressed through an amendment or a separate application.</w:t>
      </w:r>
      <w:bookmarkStart w:id="613" w:name="_Int_uaj0Trt5"/>
      <w:bookmarkEnd w:id="613"/>
    </w:p>
    <w:p w14:paraId="2C9B4A00" w14:textId="77777777" w:rsidR="00077796" w:rsidRDefault="00FF017B">
      <w:pPr>
        <w:pStyle w:val="Heading1"/>
      </w:pPr>
      <w:bookmarkStart w:id="614" w:name="_Toc240358301"/>
      <w:r>
        <w:rPr>
          <w:b w:val="0"/>
        </w:rPr>
        <w:t>Government Agencies Involved</w:t>
      </w:r>
      <w:bookmarkEnd w:id="614"/>
    </w:p>
    <w:p w14:paraId="5C72BAB7" w14:textId="76564549" w:rsidR="00077796" w:rsidRDefault="0B33BD35">
      <w:pPr>
        <w:pStyle w:val="BodyText"/>
        <w:spacing w:after="160"/>
      </w:pPr>
      <w:r>
        <w:t>The Project is located entirely on land administered by Reclamation within the Newlands Project. Because federal authorization is required, the Project is subject to environmental review under NEPA. Reclamation is the lead federal agency for this application; the BLM has a coordinating role only to the extent the affected sections are Reclamation-withdrawn public domain and BLM records actions under the 43 C.F.R. Part 2300 series are triggered.</w:t>
      </w:r>
    </w:p>
    <w:p w14:paraId="3871DAB8" w14:textId="6C4FDBB4" w:rsidR="00077796" w:rsidRDefault="0B33BD35">
      <w:pPr>
        <w:pStyle w:val="BodyText"/>
        <w:spacing w:after="160"/>
      </w:pPr>
      <w:r>
        <w:t xml:space="preserve">The administering Reclamation office is the Lahontan Basin Area Office (LBAO), 705 North Plaza Street, Carson City, Nevada 89701, within Reclamation's California-Great Basin Region (Interior Region 10). The </w:t>
      </w:r>
      <w:commentRangeStart w:id="26"/>
      <w:del w:id="90386" w:author="Permitting Desk" w:date="2026-09-25T09:00:00Z">
        <w:r>
          <w:delText xml:space="preserve">Regional</w:delText>
        </w:r>
      </w:del>
      <w:ins w:id="90387" w:author="Permitting Desk" w:date="2026-09-25T09:00:00Z">
        <w:r>
          <w:t xml:space="preserve">authorization</w:t>
        </w:r>
      </w:ins>
      <w:r>
        <w:t xml:space="preserve"> </w:t>
      </w:r>
      <w:del w:id="90388" w:author="Permitting Desk" w:date="2026-09-25T09:00:00Z">
        <w:r>
          <w:delText xml:space="preserve">Director,</w:delText>
        </w:r>
      </w:del>
      <w:ins w:id="90389" w:author="Permitting Desk" w:date="2026-09-25T09:00:00Z">
        <w:r>
          <w:t xml:space="preserve">would</w:t>
        </w:r>
      </w:ins>
      <w:r>
        <w:t xml:space="preserve"> </w:t>
      </w:r>
      <w:del w:id="90390" w:author="Permitting Desk" w:date="2026-09-25T09:00:00Z">
        <w:r>
          <w:delText xml:space="preserve">acting</w:delText>
        </w:r>
      </w:del>
      <w:ins w:id="90391" w:author="Permitting Desk" w:date="2026-09-25T09:00:00Z">
        <w:r>
          <w:t xml:space="preserve">be issued by Reclamation</w:t>
        </w:r>
      </w:ins>
      <w:r>
        <w:t xml:space="preserve"> through </w:t>
      </w:r>
      <w:del w:id="90392" w:author="Permitting Desk" w:date="2026-09-25T09:00:00Z">
        <w:r>
          <w:delText xml:space="preserve">LBAO Land Resources and Realty staff, issues the authorization.</w:delText>
        </w:r>
      </w:del>
      <w:ins w:id="90393" w:author="Permitting Desk" w:date="2026-09-25T09:00:00Z">
        <w:r>
          <w:t xml:space="preserve">LBAO.</w:t>
        </w:r>
      </w:ins>
      <w:commentRangeEnd w:id="26"/>
      <w:r>
        <w:rPr>
          <w:rStyle w:val="CommentReference"/>
        </w:rPr>
        <w:commentReference w:id="26"/>
      </w:r>
      <w:r>
        <w:t xml:space="preserve"> Pre-application coordination is directed to LBAO rather than to the BLM Carson City District Office.</w:t>
      </w:r>
    </w:p>
    <w:p w14:paraId="02E08F54" w14:textId="77ADCE88" w:rsidR="00077796" w:rsidRDefault="0B33BD35">
      <w:pPr>
        <w:pStyle w:val="BodyText"/>
        <w:spacing w:after="160"/>
      </w:pPr>
      <w:r>
        <w:t>Additional coordination would occur with the Truckee-Carson Irrigation District (TCID) as the operating entity for Newlands Project facilities, and with the U.S. Fish and Wildlife Service, the Nevada State Historic Preservation Office, the Nevada Division of Environmental Protection, the Nevada Department of Wildlife, Churchill County, and federally recognized Tribes with ancestral ties to the Project area.</w:t>
      </w:r>
    </w:p>
    <w:p w14:paraId="7BE72BC1" w14:textId="77777777" w:rsidR="00077796" w:rsidRDefault="00FF017B">
      <w:pPr>
        <w:pStyle w:val="Heading2"/>
      </w:pPr>
      <w:bookmarkStart w:id="615" w:name="_Toc240358302"/>
      <w:r>
        <w:rPr>
          <w:b w:val="0"/>
        </w:rPr>
        <w:t>Federal, State and Local Agencies</w:t>
      </w:r>
      <w:bookmarkEnd w:id="615"/>
    </w:p>
    <w:p w14:paraId="6E868BB1" w14:textId="77777777" w:rsidR="00077796" w:rsidRDefault="00FF017B">
      <w:pPr>
        <w:pStyle w:val="BodyText"/>
        <w:spacing w:after="160"/>
      </w:pPr>
      <w:r>
        <w:t>Table 6 lists the federal, state, and local permits, authorizations, and inter-agency consultations that may be required for the Project. The list is preliminary and would be refined through the pre-application meeting with LBAO, agency coordination, and the resource surveys described in Section 8.</w:t>
      </w:r>
    </w:p>
    <w:p w14:paraId="3AA9EA88" w14:textId="77777777" w:rsidR="00077796" w:rsidRDefault="00FF017B">
      <w:pPr>
        <w:pStyle w:val="Caption"/>
        <w:spacing w:before="160" w:after="80"/>
      </w:pPr>
      <w:bookmarkStart w:id="616" w:name="_Toc236729023"/>
      <w:r>
        <w:t xml:space="preserve">Table </w:t>
      </w:r>
      <w:fldSimple w:instr=" SEQ Table \* ARABIC ">
        <w:r>
          <w:t>6</w:t>
        </w:r>
      </w:fldSimple>
      <w:r>
        <w:t>. Potential Federal, State and Local Permits and Authorizations</w:t>
      </w:r>
      <w:bookmarkEnd w:id="616"/>
    </w:p>
    <w:tbl>
      <w:tblPr>
        <w:tblStyle w:val="TableGrid"/>
        <w:tblW w:w="0" w:type="auto"/>
        <w:tblLayout w:type="fixed"/>
        <w:tblLook w:val="04A0" w:firstRow="1" w:lastRow="0" w:firstColumn="1" w:lastColumn="0" w:noHBand="0" w:noVBand="1"/>
      </w:tblPr>
      <w:tblGrid>
        <w:gridCol w:w="3456"/>
        <w:gridCol w:w="6624"/>
      </w:tblGrid>
      <w:tr w:rsidR="00077796" w14:paraId="3014C004" w14:textId="77777777" w:rsidTr="345F98D0">
        <w:trPr>
          <w:tblHeader/>
        </w:trPr>
        <w:tc>
          <w:tcPr>
            <w:tcW w:w="3456" w:type="dxa"/>
            <w:shd w:val="clear" w:color="auto" w:fill="C0C0C0"/>
          </w:tcPr>
          <w:p w14:paraId="2397262B" w14:textId="77777777" w:rsidR="00077796" w:rsidRDefault="00FF017B">
            <w:pPr>
              <w:pStyle w:val="TableParagraph"/>
              <w:spacing w:before="40" w:after="40"/>
              <w:ind w:left="86"/>
              <w:jc w:val="center"/>
            </w:pPr>
            <w:r>
              <w:rPr>
                <w:b/>
                <w:sz w:val="18"/>
              </w:rPr>
              <w:t>Agency</w:t>
            </w:r>
          </w:p>
        </w:tc>
        <w:tc>
          <w:tcPr>
            <w:tcW w:w="6624" w:type="dxa"/>
            <w:shd w:val="clear" w:color="auto" w:fill="C0C0C0"/>
          </w:tcPr>
          <w:p w14:paraId="78A01363" w14:textId="77777777" w:rsidR="00077796" w:rsidRDefault="00FF017B">
            <w:pPr>
              <w:pStyle w:val="TableParagraph"/>
              <w:spacing w:before="40" w:after="40"/>
              <w:ind w:left="86"/>
              <w:jc w:val="center"/>
            </w:pPr>
            <w:r>
              <w:rPr>
                <w:b/>
                <w:sz w:val="18"/>
              </w:rPr>
              <w:t>Permit, Authorization, or Consultation</w:t>
            </w:r>
          </w:p>
        </w:tc>
      </w:tr>
      <w:tr w:rsidR="00077796" w14:paraId="3E516A5A" w14:textId="77777777" w:rsidTr="345F98D0">
        <w:tc>
          <w:tcPr>
            <w:tcW w:w="6624" w:type="dxa"/>
            <w:gridSpan w:val="2"/>
            <w:shd w:val="clear" w:color="auto" w:fill="D9D9D9" w:themeFill="background1" w:themeFillShade="D9"/>
          </w:tcPr>
          <w:p w14:paraId="27172775" w14:textId="77777777" w:rsidR="00077796" w:rsidRDefault="00FF017B">
            <w:pPr>
              <w:pStyle w:val="TableParagraph"/>
              <w:spacing w:before="40" w:after="40"/>
              <w:ind w:left="86"/>
            </w:pPr>
            <w:r>
              <w:rPr>
                <w:b/>
                <w:sz w:val="18"/>
              </w:rPr>
              <w:t>I. Federal Permits, Authorizations, or Inter-Agency Consultations</w:t>
            </w:r>
          </w:p>
        </w:tc>
      </w:tr>
      <w:tr w:rsidR="00077796" w14:paraId="7E79E1DD" w14:textId="77777777" w:rsidTr="345F98D0">
        <w:tc>
          <w:tcPr>
            <w:tcW w:w="3456" w:type="dxa"/>
          </w:tcPr>
          <w:p w14:paraId="5469D709" w14:textId="77777777" w:rsidR="00077796" w:rsidRDefault="00FF017B">
            <w:pPr>
              <w:pStyle w:val="TableParagraph"/>
              <w:spacing w:before="40" w:after="40"/>
              <w:ind w:left="86"/>
            </w:pPr>
            <w:r>
              <w:rPr>
                <w:sz w:val="17"/>
              </w:rPr>
              <w:t xml:space="preserve">U.S. Department of the Interior, Bureau of </w:t>
            </w:r>
            <w:del w:id="90394" w:author="Permitting Desk" w:date="2026-09-25T09:00:00Z">
              <w:r>
                <w:rPr>
                  <w:sz w:val="17"/>
                </w:rPr>
                <w:delText xml:space="preserve">Reclamation —</w:delText>
              </w:r>
            </w:del>
            <w:ins w:id="90395" w:author="Permitting Desk" w:date="2026-09-25T09:00:00Z">
              <w:r>
                <w:rPr>
                  <w:sz w:val="17"/>
                </w:rPr>
                <w:t xml:space="preserve">Reclamation,</w:t>
              </w:r>
            </w:ins>
            <w:r>
              <w:rPr>
                <w:sz w:val="17"/>
              </w:rPr>
              <w:t xml:space="preserve"> Lahontan Basin Area Office</w:t>
            </w:r>
          </w:p>
        </w:tc>
        <w:tc>
          <w:tcPr>
            <w:tcW w:w="6624" w:type="dxa"/>
          </w:tcPr>
          <w:p w14:paraId="7B6B5406" w14:textId="77777777" w:rsidR="00077796" w:rsidRDefault="00FF017B">
            <w:pPr>
              <w:pStyle w:val="TableParagraph"/>
              <w:numPr>
                <w:ilvl w:val="0"/>
                <w:numId w:val="4"/>
              </w:numPr>
              <w:spacing w:before="40" w:after="40"/>
            </w:pPr>
            <w:r>
              <w:rPr>
                <w:sz w:val="17"/>
              </w:rPr>
              <w:t>Use authorization for use of Reclamation land, facilities, and waterbodies (43 C.F.R. Part 429), applied for on SF-299 with the $100 nonrefundable application fee (43 C.F.R. 429.16)</w:t>
            </w:r>
          </w:p>
          <w:p w14:paraId="5F836FA0" w14:textId="77777777" w:rsidR="00077796" w:rsidRDefault="00FF017B">
            <w:pPr>
              <w:pStyle w:val="TableParagraph"/>
              <w:numPr>
                <w:ilvl w:val="0"/>
                <w:numId w:val="4"/>
              </w:numPr>
              <w:spacing w:before="40" w:after="40"/>
            </w:pPr>
            <w:r>
              <w:rPr>
                <w:sz w:val="17"/>
              </w:rPr>
              <w:t xml:space="preserve">Cost-recovery agreement and advance payment for administrative and NEPA processing costs (43 C.F.R. </w:t>
            </w:r>
            <w:commentRangeStart w:id="27"/>
            <w:del w:id="90396" w:author="Permitting Desk" w:date="2026-09-25T09:00:00Z">
              <w:r>
                <w:rPr>
                  <w:sz w:val="17"/>
                </w:rPr>
                <w:delText xml:space="preserve">429.17;</w:delText>
              </w:r>
            </w:del>
            <w:ins w:id="90397" w:author="Permitting Desk" w:date="2026-09-25T09:00:00Z">
              <w:r>
                <w:rPr>
                  <w:sz w:val="17"/>
                </w:rPr>
                <w:t xml:space="preserve">429.17</w:t>
              </w:r>
            </w:ins>
            <w:r>
              <w:rPr>
                <w:sz w:val="17"/>
              </w:rPr>
              <w:t xml:space="preserve"> </w:t>
            </w:r>
            <w:del w:id="90398" w:author="Permitting Desk" w:date="2026-09-25T09:00:00Z">
              <w:r>
                <w:rPr>
                  <w:sz w:val="17"/>
                </w:rPr>
                <w:delText xml:space="preserve">43</w:delText>
              </w:r>
            </w:del>
            <w:ins w:id="90399" w:author="Permitting Desk" w:date="2026-09-25T09:00:00Z">
              <w:r>
                <w:rPr>
                  <w:sz w:val="17"/>
                </w:rPr>
                <w:t xml:space="preserve">to</w:t>
              </w:r>
            </w:ins>
            <w:r>
              <w:rPr>
                <w:sz w:val="17"/>
              </w:rPr>
              <w:t xml:space="preserve"> </w:t>
            </w:r>
            <w:del w:id="90400" w:author="Permitting Desk" w:date="2026-09-25T09:00:00Z">
              <w:r>
                <w:rPr>
                  <w:sz w:val="17"/>
                </w:rPr>
                <w:delText xml:space="preserve">U.S.C. 397a)</w:delText>
              </w:r>
            </w:del>
            <w:ins w:id="90401" w:author="Permitting Desk" w:date="2026-09-25T09:00:00Z">
              <w:r>
                <w:rPr>
                  <w:sz w:val="17"/>
                </w:rPr>
                <w:t xml:space="preserve">429.19)</w:t>
              </w:r>
            </w:ins>
            <w:commentRangeEnd w:id="27"/>
            <w:r>
              <w:rPr>
                <w:rStyle w:val="CommentReference"/>
              </w:rPr>
              <w:commentReference w:id="27"/>
            </w:r>
          </w:p>
          <w:p w14:paraId="505E3A4B" w14:textId="77777777" w:rsidR="00077796" w:rsidRDefault="00FF017B">
            <w:pPr>
              <w:pStyle w:val="TableParagraph"/>
              <w:numPr>
                <w:ilvl w:val="0"/>
                <w:numId w:val="4"/>
              </w:numPr>
              <w:spacing w:before="40" w:after="40"/>
            </w:pPr>
            <w:r>
              <w:rPr>
                <w:sz w:val="17"/>
              </w:rPr>
              <w:t>Appraisal or waiver valuation and determination of the use fee (Reclamation Manual LND 05-01)</w:t>
            </w:r>
          </w:p>
          <w:p w14:paraId="49EF4209" w14:textId="77777777" w:rsidR="00077796" w:rsidRDefault="00FF017B">
            <w:pPr>
              <w:pStyle w:val="TableParagraph"/>
              <w:numPr>
                <w:ilvl w:val="0"/>
                <w:numId w:val="4"/>
              </w:numPr>
              <w:spacing w:before="40" w:after="40"/>
            </w:pPr>
            <w:r>
              <w:rPr>
                <w:sz w:val="17"/>
              </w:rPr>
              <w:t>NEPA compliance and decision document (categorical exclusion determination, or an Environmental Assessment and Finding of No Significant Impact)</w:t>
            </w:r>
          </w:p>
          <w:p w14:paraId="7AC53798" w14:textId="77777777" w:rsidR="00077796" w:rsidRDefault="00FF017B">
            <w:pPr>
              <w:pStyle w:val="TableParagraph"/>
              <w:numPr>
                <w:ilvl w:val="0"/>
                <w:numId w:val="4"/>
              </w:numPr>
              <w:spacing w:before="40" w:after="40"/>
            </w:pPr>
            <w:r>
              <w:rPr>
                <w:sz w:val="17"/>
              </w:rPr>
              <w:t>Temporary permit or consent document authorizing entry for survey, geotechnical investigation, and potholing prior to construction</w:t>
            </w:r>
          </w:p>
          <w:p w14:paraId="7AF2CABC" w14:textId="77777777" w:rsidR="00077796" w:rsidRDefault="00FF017B">
            <w:pPr>
              <w:pStyle w:val="TableParagraph"/>
              <w:numPr>
                <w:ilvl w:val="0"/>
                <w:numId w:val="4"/>
              </w:numPr>
              <w:spacing w:before="40" w:after="40"/>
            </w:pPr>
            <w:r>
              <w:rPr>
                <w:sz w:val="17"/>
              </w:rPr>
              <w:t>Crossing authorization for any Newlands Project facility affected by the Project</w:t>
            </w:r>
          </w:p>
          <w:p w14:paraId="4F588CB3" w14:textId="77777777" w:rsidR="00077796" w:rsidRDefault="00FF017B">
            <w:pPr>
              <w:pStyle w:val="TableParagraph"/>
              <w:numPr>
                <w:ilvl w:val="0"/>
                <w:numId w:val="4"/>
              </w:numPr>
              <w:spacing w:before="40" w:after="40"/>
            </w:pPr>
            <w:r>
              <w:rPr>
                <w:sz w:val="17"/>
              </w:rPr>
              <w:t>Approved Plan of Development and Construction, Operation, and Maintenance Plan</w:t>
            </w:r>
          </w:p>
          <w:p w14:paraId="131A995B" w14:textId="77777777" w:rsidR="00077796" w:rsidRDefault="00FF017B">
            <w:pPr>
              <w:pStyle w:val="TableParagraph"/>
              <w:numPr>
                <w:ilvl w:val="0"/>
                <w:numId w:val="4"/>
              </w:numPr>
              <w:spacing w:before="40" w:after="40"/>
            </w:pPr>
            <w:r>
              <w:rPr>
                <w:sz w:val="17"/>
              </w:rPr>
              <w:t>Notice to proceed, bond, and insurance</w:t>
            </w:r>
          </w:p>
        </w:tc>
      </w:tr>
      <w:tr w:rsidR="00077796" w14:paraId="147B9BD7" w14:textId="77777777" w:rsidTr="345F98D0">
        <w:tc>
          <w:tcPr>
            <w:tcW w:w="3456" w:type="dxa"/>
          </w:tcPr>
          <w:p w14:paraId="24DAE920" w14:textId="77777777" w:rsidR="00077796" w:rsidRDefault="00FF017B">
            <w:pPr>
              <w:pStyle w:val="TableParagraph"/>
              <w:spacing w:before="40" w:after="40"/>
              <w:ind w:left="86"/>
            </w:pPr>
            <w:r>
              <w:rPr>
                <w:sz w:val="17"/>
              </w:rPr>
              <w:t>U.S. Department of the Interior, Bureau of Land Management</w:t>
            </w:r>
          </w:p>
        </w:tc>
        <w:tc>
          <w:tcPr>
            <w:tcW w:w="6624" w:type="dxa"/>
          </w:tcPr>
          <w:p w14:paraId="7D2E449E" w14:textId="77777777" w:rsidR="00077796" w:rsidRDefault="00FF017B">
            <w:pPr>
              <w:pStyle w:val="TableParagraph"/>
              <w:numPr>
                <w:ilvl w:val="0"/>
                <w:numId w:val="4"/>
              </w:numPr>
              <w:spacing w:before="40" w:after="40"/>
            </w:pPr>
            <w:r>
              <w:rPr>
                <w:sz w:val="17"/>
              </w:rPr>
              <w:t>Land status and records actions if the affected sections are Reclamation-withdrawn public domain (43 C.F.R. Part 2300 series), coordinated under Reclamation Manual LND 03-01 and the Reclamation-BLM interagency agreement</w:t>
            </w:r>
          </w:p>
          <w:p w14:paraId="730B52FD" w14:textId="77777777" w:rsidR="00077796" w:rsidRDefault="00FF017B">
            <w:pPr>
              <w:pStyle w:val="TableParagraph"/>
              <w:numPr>
                <w:ilvl w:val="0"/>
                <w:numId w:val="4"/>
              </w:numPr>
              <w:spacing w:before="40" w:after="40"/>
              <w:rPr>
                <w:del w:id="90403" w:author="Permitting Desk" w:date="2026-09-25T09:00:00Z"/>
              </w:rPr>
            </w:pPr>
            <w:commentRangeStart w:id="28"/>
            <w:del w:id="90402" w:author="Permitting Desk" w:date="2026-09-25T09:00:00Z">
              <w:r>
                <w:rPr>
                  <w:sz w:val="17"/>
                </w:rPr>
                <w:delText>Separate ROW grant under Title V of FLPMA and 43 C.F.R. Part 2800 for the CHIP substation and transmission line on BLM-administered land (separate application)</w:delText>
              </w:r>
            </w:del>
            <w:commentRangeEnd w:id="28"/>
            <w:r>
              <w:rPr>
                <w:rStyle w:val="CommentReference"/>
              </w:rPr>
              <w:commentReference w:id="28"/>
            </w:r>
          </w:p>
        </w:tc>
      </w:tr>
      <w:tr w:rsidR="00077796" w14:paraId="72E6505C" w14:textId="77777777" w:rsidTr="345F98D0">
        <w:tc>
          <w:tcPr>
            <w:tcW w:w="3456" w:type="dxa"/>
          </w:tcPr>
          <w:p w14:paraId="6516382E" w14:textId="77777777" w:rsidR="00077796" w:rsidRDefault="00FF017B">
            <w:pPr>
              <w:pStyle w:val="TableParagraph"/>
              <w:spacing w:before="40" w:after="40"/>
              <w:ind w:left="86"/>
            </w:pPr>
            <w:r>
              <w:rPr>
                <w:sz w:val="17"/>
              </w:rPr>
              <w:t>Reclamation and the Nevada State Historic Preservation Office / Advisory Council on Historic Preservation</w:t>
            </w:r>
          </w:p>
        </w:tc>
        <w:tc>
          <w:tcPr>
            <w:tcW w:w="6624" w:type="dxa"/>
          </w:tcPr>
          <w:p w14:paraId="20763BF1" w14:textId="77777777" w:rsidR="00077796" w:rsidRDefault="00FF017B">
            <w:pPr>
              <w:pStyle w:val="TableParagraph"/>
              <w:spacing w:before="40" w:after="40"/>
              <w:ind w:left="86"/>
            </w:pPr>
            <w:r>
              <w:rPr>
                <w:sz w:val="17"/>
              </w:rPr>
              <w:t>National Historic Preservation Act Section 106 consultation, including a Class I records search and Class III pedestrian inventory of the areas of proposed disturbance</w:t>
            </w:r>
          </w:p>
        </w:tc>
      </w:tr>
      <w:tr w:rsidR="00077796" w14:paraId="6368CBDA" w14:textId="77777777" w:rsidTr="345F98D0">
        <w:tc>
          <w:tcPr>
            <w:tcW w:w="3456" w:type="dxa"/>
          </w:tcPr>
          <w:p w14:paraId="08A5C207" w14:textId="77777777" w:rsidR="00077796" w:rsidRDefault="00FF017B">
            <w:pPr>
              <w:pStyle w:val="TableParagraph"/>
              <w:spacing w:before="40" w:after="40"/>
              <w:ind w:left="86"/>
            </w:pPr>
            <w:r>
              <w:rPr>
                <w:sz w:val="17"/>
              </w:rPr>
              <w:t>U.S. Department of the Interior, Fish and Wildlife Service</w:t>
            </w:r>
          </w:p>
        </w:tc>
        <w:tc>
          <w:tcPr>
            <w:tcW w:w="6624" w:type="dxa"/>
          </w:tcPr>
          <w:p w14:paraId="5A112989" w14:textId="77777777" w:rsidR="00077796" w:rsidRDefault="00FF017B">
            <w:pPr>
              <w:pStyle w:val="TableParagraph"/>
              <w:numPr>
                <w:ilvl w:val="0"/>
                <w:numId w:val="4"/>
              </w:numPr>
              <w:spacing w:before="40" w:after="40"/>
            </w:pPr>
            <w:r>
              <w:rPr>
                <w:sz w:val="17"/>
              </w:rPr>
              <w:t>Endangered Species Act Section 7 consultation, if required, and any associated Biological Opinion and Incidental Take Statement</w:t>
            </w:r>
          </w:p>
          <w:p w14:paraId="5F733FF0" w14:textId="77777777" w:rsidR="00077796" w:rsidRDefault="00FF017B">
            <w:pPr>
              <w:pStyle w:val="TableParagraph"/>
              <w:numPr>
                <w:ilvl w:val="0"/>
                <w:numId w:val="4"/>
              </w:numPr>
              <w:spacing w:before="40" w:after="40"/>
            </w:pPr>
            <w:r>
              <w:rPr>
                <w:sz w:val="17"/>
              </w:rPr>
              <w:t>Migratory Bird Treaty Act and Bald and Golden Eagle Protection Act coordination for any overhead collector lines</w:t>
            </w:r>
          </w:p>
        </w:tc>
      </w:tr>
      <w:tr w:rsidR="00077796" w14:paraId="626ED837" w14:textId="77777777" w:rsidTr="345F98D0">
        <w:tc>
          <w:tcPr>
            <w:tcW w:w="3456" w:type="dxa"/>
          </w:tcPr>
          <w:p w14:paraId="46615917" w14:textId="77777777" w:rsidR="00077796" w:rsidRDefault="00FF017B">
            <w:pPr>
              <w:pStyle w:val="TableParagraph"/>
              <w:spacing w:before="40" w:after="40"/>
              <w:ind w:left="86"/>
            </w:pPr>
            <w:r>
              <w:rPr>
                <w:sz w:val="17"/>
              </w:rPr>
              <w:t>U.S. Department of the Interior, Office of the Solicitor and Reclamation Native American Affairs</w:t>
            </w:r>
          </w:p>
        </w:tc>
        <w:tc>
          <w:tcPr>
            <w:tcW w:w="6624" w:type="dxa"/>
          </w:tcPr>
          <w:p w14:paraId="1FA39A9A" w14:textId="77777777" w:rsidR="00077796" w:rsidRDefault="00FF017B">
            <w:pPr>
              <w:pStyle w:val="TableParagraph"/>
              <w:spacing w:before="40" w:after="40"/>
              <w:ind w:left="86"/>
            </w:pPr>
            <w:r>
              <w:rPr>
                <w:sz w:val="17"/>
              </w:rPr>
              <w:t xml:space="preserve">Indian Trust Assets assessment for the Newlands Project setting, covering the requested authorization areas on Reclamation-administered land (the corner crossings </w:t>
            </w:r>
            <w:del w:id="90404" w:author="Permitting Desk" w:date="2026-09-25T09:00:00Z">
              <w:r>
                <w:rPr>
                  <w:sz w:val="17"/>
                </w:rPr>
                <w:delText xml:space="preserve">and, when added,</w:delText>
              </w:r>
            </w:del>
            <w:ins w:id="90405" w:author="Permitting Desk" w:date="2026-09-25T09:00:00Z">
              <w:r>
                <w:rPr>
                  <w:sz w:val="17"/>
                </w:rPr>
                <w:t xml:space="preserve">and</w:t>
              </w:r>
            </w:ins>
            <w:r>
              <w:rPr>
                <w:sz w:val="17"/>
              </w:rPr>
              <w:t xml:space="preserve"> the </w:t>
            </w:r>
            <w:del w:id="90406" w:author="Permitting Desk" w:date="2026-09-25T09:00:00Z">
              <w:r>
                <w:rPr>
                  <w:sz w:val="17"/>
                </w:rPr>
                <w:delText xml:space="preserve">transmission</w:delText>
              </w:r>
            </w:del>
            <w:ins w:id="90407" w:author="Permitting Desk" w:date="2026-09-25T09:00:00Z">
              <w:r>
                <w:rPr>
                  <w:sz w:val="17"/>
                </w:rPr>
                <w:t xml:space="preserve">access</w:t>
              </w:r>
            </w:ins>
            <w:r>
              <w:rPr>
                <w:sz w:val="17"/>
              </w:rPr>
              <w:t xml:space="preserve"> </w:t>
            </w:r>
            <w:del w:id="90408" w:author="Permitting Desk" w:date="2026-09-25T09:00:00Z">
              <w:r>
                <w:rPr>
                  <w:sz w:val="17"/>
                </w:rPr>
                <w:delText xml:space="preserve">corridor)</w:delText>
              </w:r>
            </w:del>
            <w:ins w:id="90409" w:author="Permitting Desk" w:date="2026-09-25T09:00:00Z">
              <w:r>
                <w:rPr>
                  <w:sz w:val="17"/>
                </w:rPr>
                <w:t xml:space="preserve">road segment)</w:t>
              </w:r>
            </w:ins>
          </w:p>
        </w:tc>
      </w:tr>
      <w:tr w:rsidR="00077796" w14:paraId="72BBFE0B" w14:textId="77777777" w:rsidTr="345F98D0">
        <w:tc>
          <w:tcPr>
            <w:tcW w:w="3456" w:type="dxa"/>
          </w:tcPr>
          <w:p w14:paraId="5169A0C1" w14:textId="77777777" w:rsidR="00077796" w:rsidRDefault="00FF017B">
            <w:pPr>
              <w:pStyle w:val="TableParagraph"/>
              <w:spacing w:before="40" w:after="40"/>
              <w:ind w:left="86"/>
            </w:pPr>
            <w:r>
              <w:rPr>
                <w:sz w:val="17"/>
              </w:rPr>
              <w:lastRenderedPageBreak/>
              <w:t>U.S. Army Corps of Engineers</w:t>
            </w:r>
          </w:p>
        </w:tc>
        <w:tc>
          <w:tcPr>
            <w:tcW w:w="6624" w:type="dxa"/>
          </w:tcPr>
          <w:p w14:paraId="5C48DFBB" w14:textId="77777777" w:rsidR="00077796" w:rsidRDefault="00FF017B">
            <w:pPr>
              <w:pStyle w:val="TableParagraph"/>
              <w:spacing w:before="40" w:after="40"/>
              <w:ind w:left="86"/>
            </w:pPr>
            <w:r>
              <w:rPr>
                <w:sz w:val="17"/>
              </w:rPr>
              <w:t>Clean Water Act Section 404 permit, most likely Nationwide Permit 12 for utility lines or Nationwide Permit 14 for road crossings, if an aquatic resources delineation determines that waters of the United States would be affected</w:t>
            </w:r>
          </w:p>
        </w:tc>
      </w:tr>
      <w:tr w:rsidR="00077796" w14:paraId="3EBD2304" w14:textId="77777777" w:rsidTr="345F98D0">
        <w:tc>
          <w:tcPr>
            <w:tcW w:w="3456" w:type="dxa"/>
          </w:tcPr>
          <w:p w14:paraId="310DE887" w14:textId="77777777" w:rsidR="00077796" w:rsidRDefault="00FF017B">
            <w:pPr>
              <w:pStyle w:val="TableParagraph"/>
              <w:spacing w:before="40" w:after="40"/>
              <w:ind w:left="86"/>
            </w:pPr>
            <w:r>
              <w:rPr>
                <w:sz w:val="17"/>
              </w:rPr>
              <w:t>U.S. Environmental Protection Agency</w:t>
            </w:r>
          </w:p>
        </w:tc>
        <w:tc>
          <w:tcPr>
            <w:tcW w:w="6624" w:type="dxa"/>
          </w:tcPr>
          <w:p w14:paraId="7D9E58AF" w14:textId="77777777" w:rsidR="00077796" w:rsidRDefault="00FF017B">
            <w:pPr>
              <w:pStyle w:val="TableParagraph"/>
              <w:spacing w:before="40" w:after="40"/>
              <w:ind w:left="86"/>
            </w:pPr>
            <w:r>
              <w:rPr>
                <w:sz w:val="17"/>
              </w:rPr>
              <w:t>Spill Prevention, Control and Countermeasure (SPCC) Plan, if applicable thresholds are met</w:t>
            </w:r>
          </w:p>
        </w:tc>
      </w:tr>
      <w:tr w:rsidR="00077796" w14:paraId="0C9AC87A" w14:textId="77777777" w:rsidTr="345F98D0">
        <w:tc>
          <w:tcPr>
            <w:tcW w:w="3456" w:type="dxa"/>
          </w:tcPr>
          <w:p w14:paraId="78F52A97" w14:textId="77777777" w:rsidR="00077796" w:rsidRDefault="00FF017B">
            <w:pPr>
              <w:pStyle w:val="TableParagraph"/>
              <w:spacing w:before="40" w:after="40"/>
              <w:ind w:left="86"/>
            </w:pPr>
            <w:r>
              <w:rPr>
                <w:sz w:val="17"/>
              </w:rPr>
              <w:t>Federal Energy Regulatory Commission</w:t>
            </w:r>
          </w:p>
        </w:tc>
        <w:tc>
          <w:tcPr>
            <w:tcW w:w="6624" w:type="dxa"/>
          </w:tcPr>
          <w:p w14:paraId="706FD066" w14:textId="77777777" w:rsidR="00077796" w:rsidRDefault="00FF017B">
            <w:pPr>
              <w:pStyle w:val="TableParagraph"/>
              <w:spacing w:before="40" w:after="40"/>
              <w:ind w:left="86"/>
            </w:pPr>
            <w:r>
              <w:rPr>
                <w:sz w:val="17"/>
              </w:rPr>
              <w:t>Not applicable. No natural gas pipeline is included in the requested authorization</w:t>
            </w:r>
          </w:p>
        </w:tc>
      </w:tr>
      <w:tr w:rsidR="00077796" w14:paraId="7273140E" w14:textId="77777777" w:rsidTr="345F98D0">
        <w:tc>
          <w:tcPr>
            <w:tcW w:w="6624" w:type="dxa"/>
            <w:gridSpan w:val="2"/>
            <w:shd w:val="clear" w:color="auto" w:fill="D9D9D9" w:themeFill="background1" w:themeFillShade="D9"/>
          </w:tcPr>
          <w:p w14:paraId="2909A7B2" w14:textId="77777777" w:rsidR="00077796" w:rsidRDefault="00FF017B">
            <w:pPr>
              <w:pStyle w:val="TableParagraph"/>
              <w:spacing w:before="40" w:after="40"/>
              <w:ind w:left="86"/>
            </w:pPr>
            <w:r>
              <w:rPr>
                <w:b/>
                <w:sz w:val="18"/>
              </w:rPr>
              <w:t>II. State of Nevada Permits or Authorizations</w:t>
            </w:r>
          </w:p>
        </w:tc>
      </w:tr>
      <w:tr w:rsidR="00077796" w14:paraId="5A48BB4D" w14:textId="77777777" w:rsidTr="345F98D0">
        <w:tc>
          <w:tcPr>
            <w:tcW w:w="3456" w:type="dxa"/>
          </w:tcPr>
          <w:p w14:paraId="43D5465C" w14:textId="77777777" w:rsidR="00077796" w:rsidRDefault="00FF017B">
            <w:pPr>
              <w:pStyle w:val="TableParagraph"/>
              <w:spacing w:before="40" w:after="40"/>
              <w:ind w:left="86"/>
            </w:pPr>
            <w:r>
              <w:rPr>
                <w:sz w:val="17"/>
              </w:rPr>
              <w:t>Nevada State Historic Preservation Office</w:t>
            </w:r>
          </w:p>
        </w:tc>
        <w:tc>
          <w:tcPr>
            <w:tcW w:w="6624" w:type="dxa"/>
          </w:tcPr>
          <w:p w14:paraId="67F91934" w14:textId="77777777" w:rsidR="00077796" w:rsidRDefault="00FF017B">
            <w:pPr>
              <w:pStyle w:val="TableParagraph"/>
              <w:spacing w:before="40" w:after="40"/>
              <w:ind w:left="86"/>
            </w:pPr>
            <w:r>
              <w:rPr>
                <w:sz w:val="17"/>
              </w:rPr>
              <w:t>National Historic Preservation Act Section 106 consultation with Reclamation</w:t>
            </w:r>
          </w:p>
        </w:tc>
      </w:tr>
      <w:tr w:rsidR="00077796" w14:paraId="407FD81D" w14:textId="77777777" w:rsidTr="345F98D0">
        <w:tc>
          <w:tcPr>
            <w:tcW w:w="3456" w:type="dxa"/>
          </w:tcPr>
          <w:p w14:paraId="334669E4" w14:textId="77777777" w:rsidR="00077796" w:rsidRDefault="00FF017B">
            <w:pPr>
              <w:pStyle w:val="TableParagraph"/>
              <w:spacing w:before="40" w:after="40"/>
              <w:ind w:left="86"/>
            </w:pPr>
            <w:r>
              <w:rPr>
                <w:sz w:val="17"/>
              </w:rPr>
              <w:t>Nevada Department of Wildlife</w:t>
            </w:r>
          </w:p>
        </w:tc>
        <w:tc>
          <w:tcPr>
            <w:tcW w:w="6624" w:type="dxa"/>
          </w:tcPr>
          <w:p w14:paraId="2F591F67" w14:textId="77777777" w:rsidR="00077796" w:rsidRDefault="00FF017B">
            <w:pPr>
              <w:pStyle w:val="TableParagraph"/>
              <w:numPr>
                <w:ilvl w:val="0"/>
                <w:numId w:val="4"/>
              </w:numPr>
              <w:spacing w:before="40" w:after="40"/>
            </w:pPr>
            <w:r>
              <w:rPr>
                <w:sz w:val="17"/>
              </w:rPr>
              <w:t>Fund for the Recovery of Costs</w:t>
            </w:r>
          </w:p>
          <w:p w14:paraId="09168884" w14:textId="77777777" w:rsidR="00077796" w:rsidRDefault="00FF017B">
            <w:pPr>
              <w:pStyle w:val="TableParagraph"/>
              <w:numPr>
                <w:ilvl w:val="0"/>
                <w:numId w:val="4"/>
              </w:numPr>
              <w:spacing w:before="40" w:after="40"/>
            </w:pPr>
            <w:r>
              <w:rPr>
                <w:sz w:val="17"/>
              </w:rPr>
              <w:t>Special Purpose Permit (for subcontractor)</w:t>
            </w:r>
          </w:p>
        </w:tc>
      </w:tr>
      <w:tr w:rsidR="00077796" w14:paraId="2C014E22" w14:textId="77777777" w:rsidTr="345F98D0">
        <w:tc>
          <w:tcPr>
            <w:tcW w:w="3456" w:type="dxa"/>
          </w:tcPr>
          <w:p w14:paraId="0392B82A" w14:textId="77777777" w:rsidR="00077796" w:rsidRDefault="00FF017B">
            <w:pPr>
              <w:pStyle w:val="TableParagraph"/>
              <w:spacing w:before="40" w:after="40"/>
              <w:ind w:left="86"/>
            </w:pPr>
            <w:r>
              <w:rPr>
                <w:sz w:val="17"/>
              </w:rPr>
              <w:t>Nevada Division of Forestry</w:t>
            </w:r>
          </w:p>
        </w:tc>
        <w:tc>
          <w:tcPr>
            <w:tcW w:w="6624" w:type="dxa"/>
          </w:tcPr>
          <w:p w14:paraId="2EAFDEC1" w14:textId="77777777" w:rsidR="00077796" w:rsidRDefault="00FF017B">
            <w:pPr>
              <w:pStyle w:val="TableParagraph"/>
              <w:spacing w:before="40" w:after="40"/>
              <w:ind w:left="86"/>
            </w:pPr>
            <w:r>
              <w:rPr>
                <w:sz w:val="17"/>
              </w:rPr>
              <w:t>Nevada Critically Endangered Species Permit and protected cactus and yucca permit, if applicable</w:t>
            </w:r>
          </w:p>
        </w:tc>
      </w:tr>
      <w:tr w:rsidR="00077796" w14:paraId="4B2E1599" w14:textId="77777777" w:rsidTr="345F98D0">
        <w:tc>
          <w:tcPr>
            <w:tcW w:w="3456" w:type="dxa"/>
          </w:tcPr>
          <w:p w14:paraId="491F34C9" w14:textId="77777777" w:rsidR="00077796" w:rsidRDefault="00FF017B">
            <w:pPr>
              <w:pStyle w:val="TableParagraph"/>
              <w:spacing w:before="40" w:after="40"/>
              <w:ind w:left="86"/>
            </w:pPr>
            <w:r>
              <w:rPr>
                <w:sz w:val="17"/>
              </w:rPr>
              <w:t>Nevada Division of Environmental Protection</w:t>
            </w:r>
          </w:p>
        </w:tc>
        <w:tc>
          <w:tcPr>
            <w:tcW w:w="6624" w:type="dxa"/>
          </w:tcPr>
          <w:p w14:paraId="4D38D2F8" w14:textId="77777777" w:rsidR="00077796" w:rsidRDefault="00FF017B">
            <w:pPr>
              <w:pStyle w:val="TableParagraph"/>
              <w:numPr>
                <w:ilvl w:val="0"/>
                <w:numId w:val="4"/>
              </w:numPr>
              <w:spacing w:before="40" w:after="40"/>
            </w:pPr>
            <w:r>
              <w:rPr>
                <w:sz w:val="17"/>
              </w:rPr>
              <w:t>Surface Area Disturbance permit and dust mitigation control plan</w:t>
            </w:r>
          </w:p>
          <w:p w14:paraId="180246AB" w14:textId="77777777" w:rsidR="00077796" w:rsidRDefault="00FF017B">
            <w:pPr>
              <w:pStyle w:val="TableParagraph"/>
              <w:numPr>
                <w:ilvl w:val="0"/>
                <w:numId w:val="4"/>
              </w:numPr>
              <w:spacing w:before="40" w:after="40"/>
            </w:pPr>
            <w:r>
              <w:rPr>
                <w:sz w:val="17"/>
              </w:rPr>
              <w:t>Coverage under the National Pollutant Discharge Elimination System Construction Stormwater General Permit and a Stormwater Pollution Prevention Plan</w:t>
            </w:r>
          </w:p>
          <w:p w14:paraId="2A5DC80B" w14:textId="77777777" w:rsidR="00077796" w:rsidRDefault="00FF017B">
            <w:pPr>
              <w:pStyle w:val="TableParagraph"/>
              <w:numPr>
                <w:ilvl w:val="0"/>
                <w:numId w:val="4"/>
              </w:numPr>
              <w:spacing w:before="40" w:after="40"/>
            </w:pPr>
            <w:r>
              <w:rPr>
                <w:sz w:val="17"/>
              </w:rPr>
              <w:t>Clean Water Act Section 401 Water Quality Certification and Working in Waterways Permit, if applicable</w:t>
            </w:r>
          </w:p>
          <w:p w14:paraId="6AD01121" w14:textId="77777777" w:rsidR="00077796" w:rsidRDefault="00FF017B">
            <w:pPr>
              <w:pStyle w:val="TableParagraph"/>
              <w:numPr>
                <w:ilvl w:val="0"/>
                <w:numId w:val="4"/>
              </w:numPr>
              <w:spacing w:before="40" w:after="40"/>
            </w:pPr>
            <w:r>
              <w:rPr>
                <w:sz w:val="17"/>
              </w:rPr>
              <w:t>Pesticide General Permit, if applicable</w:t>
            </w:r>
          </w:p>
        </w:tc>
      </w:tr>
      <w:tr w:rsidR="00077796" w14:paraId="1FF36F7F" w14:textId="77777777" w:rsidTr="345F98D0">
        <w:tc>
          <w:tcPr>
            <w:tcW w:w="3456" w:type="dxa"/>
          </w:tcPr>
          <w:p w14:paraId="41FF7D1A" w14:textId="77777777" w:rsidR="00077796" w:rsidRDefault="00FF017B">
            <w:pPr>
              <w:pStyle w:val="TableParagraph"/>
              <w:spacing w:before="40" w:after="40"/>
              <w:ind w:left="86"/>
            </w:pPr>
            <w:r>
              <w:rPr>
                <w:sz w:val="17"/>
              </w:rPr>
              <w:t>Nevada Department of Transportation</w:t>
            </w:r>
          </w:p>
        </w:tc>
        <w:tc>
          <w:tcPr>
            <w:tcW w:w="6624" w:type="dxa"/>
          </w:tcPr>
          <w:p w14:paraId="016F2537" w14:textId="5036A5A3" w:rsidR="00077796" w:rsidRPr="006768A5" w:rsidRDefault="3E07EA38" w:rsidP="345F98D0">
            <w:pPr>
              <w:pStyle w:val="TableParagraph"/>
              <w:spacing w:before="40" w:after="40"/>
              <w:ind w:left="86"/>
              <w:rPr>
                <w:sz w:val="17"/>
                <w:szCs w:val="17"/>
              </w:rPr>
            </w:pPr>
            <w:r>
              <w:rPr>
                <w:sz w:val="17"/>
                <w:szCs w:val="17"/>
              </w:rPr>
              <w:t>Applicable only if construction access or a utility follows or crosses a state route. Encroachment permit, ROW occupancy permit, and oversize load and heavy haul permits</w:t>
            </w:r>
          </w:p>
        </w:tc>
      </w:tr>
      <w:tr w:rsidR="00077796" w14:paraId="4DC44037" w14:textId="77777777" w:rsidTr="345F98D0">
        <w:tc>
          <w:tcPr>
            <w:tcW w:w="6624" w:type="dxa"/>
            <w:gridSpan w:val="2"/>
            <w:shd w:val="clear" w:color="auto" w:fill="D9D9D9" w:themeFill="background1" w:themeFillShade="D9"/>
          </w:tcPr>
          <w:p w14:paraId="59091DAC" w14:textId="77777777" w:rsidR="00077796" w:rsidRDefault="00FF017B">
            <w:pPr>
              <w:pStyle w:val="TableParagraph"/>
              <w:spacing w:before="40" w:after="40"/>
              <w:ind w:left="86"/>
            </w:pPr>
            <w:r>
              <w:rPr>
                <w:b/>
                <w:sz w:val="18"/>
              </w:rPr>
              <w:t>III. Local County Permits</w:t>
            </w:r>
          </w:p>
        </w:tc>
      </w:tr>
      <w:tr w:rsidR="00077796" w14:paraId="7568CD2F" w14:textId="77777777" w:rsidTr="345F98D0">
        <w:tc>
          <w:tcPr>
            <w:tcW w:w="3456" w:type="dxa"/>
          </w:tcPr>
          <w:p w14:paraId="7CE04F59" w14:textId="77777777" w:rsidR="00077796" w:rsidRDefault="00FF017B">
            <w:pPr>
              <w:pStyle w:val="TableParagraph"/>
              <w:spacing w:before="40" w:after="40"/>
              <w:ind w:left="86"/>
            </w:pPr>
            <w:r>
              <w:rPr>
                <w:sz w:val="17"/>
              </w:rPr>
              <w:t>Churchill County</w:t>
            </w:r>
          </w:p>
        </w:tc>
        <w:tc>
          <w:tcPr>
            <w:tcW w:w="6624" w:type="dxa"/>
          </w:tcPr>
          <w:p w14:paraId="44511393" w14:textId="5C6DF459" w:rsidR="00077796" w:rsidRPr="006768A5" w:rsidRDefault="0B33BD35" w:rsidP="345F98D0">
            <w:pPr>
              <w:pStyle w:val="TableParagraph"/>
              <w:spacing w:before="40" w:after="40"/>
              <w:ind w:left="86"/>
              <w:rPr>
                <w:sz w:val="17"/>
                <w:szCs w:val="17"/>
              </w:rPr>
            </w:pPr>
            <w:r>
              <w:rPr>
                <w:sz w:val="17"/>
                <w:szCs w:val="17"/>
              </w:rPr>
              <w:t>Special use permit, encroachment and road access permit, grading permit, building permit, and floodplain development permit if applicable</w:t>
            </w:r>
          </w:p>
        </w:tc>
      </w:tr>
      <w:tr w:rsidR="00077796" w14:paraId="6B58D856" w14:textId="77777777" w:rsidTr="345F98D0">
        <w:tc>
          <w:tcPr>
            <w:tcW w:w="6624" w:type="dxa"/>
            <w:gridSpan w:val="2"/>
            <w:shd w:val="clear" w:color="auto" w:fill="D9D9D9" w:themeFill="background1" w:themeFillShade="D9"/>
          </w:tcPr>
          <w:p w14:paraId="50947BA9" w14:textId="77777777" w:rsidR="00077796" w:rsidRDefault="00FF017B">
            <w:pPr>
              <w:pStyle w:val="TableParagraph"/>
              <w:spacing w:before="40" w:after="40"/>
              <w:ind w:left="86"/>
            </w:pPr>
            <w:r>
              <w:rPr>
                <w:b/>
                <w:sz w:val="18"/>
              </w:rPr>
              <w:t>IV. Other Entities</w:t>
            </w:r>
          </w:p>
        </w:tc>
      </w:tr>
      <w:tr w:rsidR="00077796" w14:paraId="4DDD5446" w14:textId="77777777" w:rsidTr="345F98D0">
        <w:tc>
          <w:tcPr>
            <w:tcW w:w="3456" w:type="dxa"/>
          </w:tcPr>
          <w:p w14:paraId="4A704232" w14:textId="77777777" w:rsidR="00077796" w:rsidRDefault="00FF017B">
            <w:pPr>
              <w:pStyle w:val="TableParagraph"/>
              <w:spacing w:before="40" w:after="40"/>
              <w:ind w:left="86"/>
            </w:pPr>
            <w:r>
              <w:rPr>
                <w:sz w:val="17"/>
              </w:rPr>
              <w:t>Truckee-Carson Irrigation District</w:t>
            </w:r>
          </w:p>
        </w:tc>
        <w:tc>
          <w:tcPr>
            <w:tcW w:w="6624" w:type="dxa"/>
          </w:tcPr>
          <w:p w14:paraId="4FA841D1" w14:textId="77777777" w:rsidR="00077796" w:rsidRDefault="00FF017B">
            <w:pPr>
              <w:pStyle w:val="TableParagraph"/>
              <w:numPr>
                <w:ilvl w:val="0"/>
                <w:numId w:val="4"/>
              </w:numPr>
              <w:spacing w:before="40" w:after="40"/>
            </w:pPr>
            <w:r>
              <w:rPr>
                <w:sz w:val="17"/>
              </w:rPr>
              <w:t>Notice of the proposed Reclamation use authorization and, for an easement or right-of-way exceeding 25 years, district approval (43 C.F.R. 429.6(a))</w:t>
            </w:r>
          </w:p>
          <w:p w14:paraId="04F1DDF9" w14:textId="14FC947B" w:rsidR="00077796" w:rsidRDefault="0B33BD35">
            <w:pPr>
              <w:pStyle w:val="TableParagraph"/>
              <w:numPr>
                <w:ilvl w:val="0"/>
                <w:numId w:val="4"/>
              </w:numPr>
              <w:spacing w:before="40" w:after="40"/>
            </w:pPr>
            <w:r>
              <w:rPr>
                <w:sz w:val="17"/>
                <w:szCs w:val="17"/>
              </w:rPr>
              <w:t xml:space="preserve">Crossing application and crossing agreement for any proposed use within </w:t>
            </w:r>
            <w:del w:id="90410" w:author="Permitting Desk" w:date="2026-09-25T09:00:00Z">
              <w:r>
                <w:rPr>
                  <w:sz w:val="17"/>
                  <w:szCs w:val="17"/>
                </w:rPr>
                <w:delText xml:space="preserve">Reclamtion</w:delText>
              </w:r>
            </w:del>
            <w:ins w:id="90411" w:author="Permitting Desk" w:date="2026-09-25T09:00:00Z">
              <w:r>
                <w:rPr>
                  <w:sz w:val="17"/>
                  <w:szCs w:val="17"/>
                </w:rPr>
                <w:t xml:space="preserve">Reclamation</w:t>
              </w:r>
            </w:ins>
            <w:r>
              <w:rPr>
                <w:sz w:val="17"/>
                <w:szCs w:val="17"/>
              </w:rPr>
              <w:t xml:space="preserve"> easements or affecting Newlands Project facilities</w:t>
            </w:r>
          </w:p>
        </w:tc>
      </w:tr>
    </w:tbl>
    <w:p w14:paraId="3EF6F1D3" w14:textId="77777777" w:rsidR="00077796" w:rsidRDefault="00FF017B">
      <w:pPr>
        <w:pStyle w:val="Heading2"/>
      </w:pPr>
      <w:bookmarkStart w:id="622" w:name="_Toc240358303"/>
      <w:r>
        <w:rPr>
          <w:b w:val="0"/>
        </w:rPr>
        <w:t>Bureau of Reclamation Coordination</w:t>
      </w:r>
      <w:bookmarkEnd w:id="622"/>
    </w:p>
    <w:p w14:paraId="22A7F0D0" w14:textId="77777777" w:rsidR="00077796" w:rsidRDefault="00FF017B">
      <w:pPr>
        <w:pStyle w:val="BodyText"/>
        <w:spacing w:after="160"/>
      </w:pPr>
      <w:r>
        <w:t xml:space="preserve">Use of Reclamation land, facilities, and waterbodies is governed by 43 C.F.R. Part 429 and implemented through Reclamation Manual Directive and Standard LND 08-01, Use Authorizations. Authorizations take the form of an easement, lease, license, permit, or consent document; for term road and utility crossings, an easement or license is typical. Reclamation determines the form of the authorization and issues the least interest needed to accommodate the approved use.</w:t>
      </w:r>
      <w:commentRangeStart w:id="29"/>
      <w:del w:id="90412" w:author="Permitting Desk" w:date="2026-09-25T09:00:00Z">
        <w:r>
          <w:delText xml:space="preserve"> Facility-specific right-of-way statutes also apply: electrical transmission, distribution, and communication lines over reservations of the United States are authorized under 43 U.S.C. 961.</w:delText>
        </w:r>
      </w:del>
      <w:commentRangeEnd w:id="29"/>
      <w:r>
        <w:rPr>
          <w:rStyle w:val="CommentReference"/>
        </w:rPr>
        <w:commentReference w:id="29"/>
      </w:r>
    </w:p>
    <w:p w14:paraId="1FCE2824" w14:textId="77777777" w:rsidR="00077796" w:rsidRDefault="00FF017B">
      <w:pPr>
        <w:pStyle w:val="BodyText"/>
        <w:spacing w:after="160"/>
      </w:pPr>
      <w:r>
        <w:t xml:space="preserve">The application is made on SF-299, the same form used in BLM Title V practice, filed with the office having jurisdiction, and accompanied by a $100 nonrefundable application fee under 43 C.F.R. 429.16. The Applicant funds Reclamation's administrative cost recovery under 43 C.F.R. 429.17 </w:t>
      </w:r>
      <w:del w:id="90413" w:author="Permitting Desk" w:date="2026-09-25T09:00:00Z">
        <w:r>
          <w:delText xml:space="preserve">and</w:delText>
        </w:r>
      </w:del>
      <w:ins w:id="90414" w:author="Permitting Desk" w:date="2026-09-25T09:00:00Z">
        <w:r>
          <w:t xml:space="preserve">to</w:t>
        </w:r>
      </w:ins>
      <w:r>
        <w:t xml:space="preserve"> </w:t>
      </w:r>
      <w:del w:id="90415" w:author="Permitting Desk" w:date="2026-09-25T09:00:00Z">
        <w:r>
          <w:delText xml:space="preserve">43 U.S.C. 397a</w:delText>
        </w:r>
      </w:del>
      <w:ins w:id="90416" w:author="Permitting Desk" w:date="2026-09-25T09:00:00Z">
        <w:r>
          <w:t xml:space="preserve">429.19</w:t>
        </w:r>
      </w:ins>
      <w:r>
        <w:t xml:space="preserve"> and, in nearly all cases, the cost of NEPA compliance and appraisal. Reclamation estimates its processing and NEPA costs and requires an advance-payment agreement; NEPA and appraisal work does not begin until the account is funded. Use fees are set by appraised fair market rental value under LND 05-01, or by waiver valuation where the annual use-fee basis is $50,000 or less.</w:t>
      </w:r>
    </w:p>
    <w:p w14:paraId="42E6B8FB" w14:textId="4406BA6B" w:rsidR="00077796" w:rsidRDefault="0B33BD35">
      <w:pPr>
        <w:pStyle w:val="BodyText"/>
        <w:spacing w:after="160"/>
      </w:pPr>
      <w:r>
        <w:t xml:space="preserve">The Applicant requests a term of a minimum of 25 years. The Applicant acknowledges that an easement or right-of-way granted for a term exceeding 25 years requires the approval of TCID under 43 C.F.R. 429.6(a), and that TCID will be notified of the authorization in any event.</w:t>
      </w:r>
    </w:p>
    <w:p w14:paraId="28534F19" w14:textId="77777777" w:rsidR="00077796" w:rsidRDefault="00FF017B">
      <w:pPr>
        <w:pStyle w:val="BodyText"/>
        <w:spacing w:after="160"/>
      </w:pPr>
      <w:r>
        <w:t>Reclamation applies specific engineering criteria to crossings of its water-conveyance facilities. Overhead electrical lines crossing a Reclamation canal or pipeline right-of-way must maintain a minimum vertical clearance above the highest ground elevation within that right-of-way, evaluated at elevated conductor temperature; poles, towers, and guy anchors are not permitted within the Reclamation right-of-way; and crossings are to be oriented approximately perpendicular to the centerline of the Reclamation facility. Reclamation does not authorize lateral encroachments along its rights-of-way. Authorization is also required before entry onto Reclamation-administered land for survey, geotechnical investigation, or potholing. These criteria are incorporated into the Project design and are described further in Sections 7 and 8.</w:t>
      </w:r>
    </w:p>
    <w:p w14:paraId="1F0E4AB9" w14:textId="77777777" w:rsidR="00077796" w:rsidRDefault="00FF017B">
      <w:pPr>
        <w:pStyle w:val="Heading2"/>
      </w:pPr>
      <w:bookmarkStart w:id="629" w:name="_Toc240358304"/>
      <w:r>
        <w:rPr>
          <w:b w:val="0"/>
        </w:rPr>
        <w:t>Truckee-Carson Irrigation District Coordination</w:t>
      </w:r>
      <w:bookmarkEnd w:id="629"/>
    </w:p>
    <w:p w14:paraId="0255707B" w14:textId="77777777" w:rsidR="00077796" w:rsidRDefault="00FF017B">
      <w:pPr>
        <w:pStyle w:val="BodyText"/>
        <w:spacing w:after="160"/>
      </w:pPr>
      <w:r>
        <w:t>The Newlands Project is operated and maintained by TCID under an operations and maintenance contract with Reclamation, and TCID holds notice and review rights under that contract. TCID would be notified of the proposed use authorization, and TCID approval would be required for an easement or right-of-way granted for a term exceeding 25 years. A concurrent crossing application would be submitted to TCID for any proposed use within Reclamation easements or affecting Newlands Project facilities. TCID coordination is expected to be a schedule-critical element of the authorization process and would be initiated at the same time as the Reclamation pre-application meeting.</w:t>
      </w:r>
    </w:p>
    <w:p w14:paraId="22C8C6EC" w14:textId="77777777" w:rsidR="00077796" w:rsidRDefault="00FF017B">
      <w:pPr>
        <w:pStyle w:val="Heading2"/>
      </w:pPr>
      <w:bookmarkStart w:id="630" w:name="_Toc240358305"/>
      <w:r>
        <w:rPr>
          <w:b w:val="0"/>
        </w:rPr>
        <w:t>Land Status and Pending Conveyance</w:t>
      </w:r>
      <w:bookmarkEnd w:id="630"/>
    </w:p>
    <w:p w14:paraId="0B8413F9" w14:textId="77777777" w:rsidR="00077796" w:rsidRDefault="0B33BD35">
      <w:pPr>
        <w:pStyle w:val="BodyText"/>
        <w:spacing w:after="160"/>
      </w:pPr>
      <w:r>
        <w:t>A land-status and title determination is the first step in the authorization process and has not yet been completed. [</w:t>
      </w:r>
      <w:r>
        <w:rPr>
          <w:highlight w:val="yellow"/>
        </w:rPr>
        <w:t>INSERT: confirm, for each federal section touched by a crossing, whether the land is Reclamation-withdrawn public domain or Reclamation-acquired fee; identify the project-purpose withdrawal; and flag any existing encumbrances, TCID facilities, or reserved interests].</w:t>
      </w:r>
      <w:r>
        <w:t xml:space="preserve"> This determination governs the authority relied upon, the form of the instrument, and whether BLM records work under the 43 C.F.R. Part 2300 series is triggered.</w:t>
      </w:r>
    </w:p>
    <w:p w14:paraId="20CFD849" w14:textId="77777777" w:rsidR="00077796" w:rsidRDefault="0B33BD35">
      <w:pPr>
        <w:pStyle w:val="BodyText"/>
        <w:spacing w:after="160"/>
      </w:pPr>
      <w:r>
        <w:t>The Applicant understands that a conveyance of Reclamation-administered land in the Project vicinity to Churchill County is in progress and requires a cadastral survey. [INSERT: confirm the status and expected timing of the conveyance, whether any land affected by the proposed crossings is included in it, and whether the authorization should be applied for by the Applicant or by Churchill County]. The Applicant proposes to proceed with a standard Reclamation use authorization on the current land status so that the authorization is not held for the conveyance, and requests that Reclamation confirm at the pre-application meeting how a subsequent conveyance would be handled with respect to an issued authorization.</w:t>
      </w:r>
    </w:p>
    <w:p w14:paraId="55139B3E" w14:textId="77777777" w:rsidR="00077796" w:rsidRDefault="00FF017B">
      <w:pPr>
        <w:pStyle w:val="Heading2"/>
      </w:pPr>
      <w:bookmarkStart w:id="631" w:name="_Toc240358306"/>
      <w:r>
        <w:rPr>
          <w:b w:val="0"/>
        </w:rPr>
        <w:lastRenderedPageBreak/>
        <w:t>NEPA Pathway and Categorical Exclusion</w:t>
      </w:r>
      <w:bookmarkEnd w:id="631"/>
    </w:p>
    <w:p w14:paraId="6C378D5C" w14:textId="77777777" w:rsidR="00077796" w:rsidRDefault="00FF017B">
      <w:pPr>
        <w:pStyle w:val="BodyText"/>
        <w:spacing w:after="160"/>
      </w:pPr>
      <w:r>
        <w:t xml:space="preserve">Reclamation selects the level of NEPA review. The Applicant requests that Reclamation consider a categorical exclusion. Reclamation maintains a categorical exclusion for the issuance or renewal of use authorizations (as defined in 43 C.F.R. 429.2, including crossing agreements which provide rights-of-way) that authorize use of Reclamation land, facilities, or waterbodies where one or more enumerated conditions apply, including where impacts of the action are expected to be minor and localized </w:t>
      </w:r>
      <w:commentRangeStart w:id="30"/>
      <w:del w:id="90417" w:author="Permitting Desk" w:date="2026-09-25T09:00:00Z">
        <w:r>
          <w:delText xml:space="preserve">(Department of the Interior</w:delText>
        </w:r>
      </w:del>
      <w:ins w:id="90418" w:author="Permitting Desk" w:date="2026-09-25T09:00:00Z">
        <w:r>
          <w:t xml:space="preserve">(DOI</w:t>
        </w:r>
      </w:ins>
      <w:r>
        <w:t xml:space="preserve"> NEPA Handbook, Appendix 2, </w:t>
      </w:r>
      <w:del w:id="90419" w:author="Permitting Desk" w:date="2026-09-25T09:00:00Z">
        <w:r>
          <w:delText xml:space="preserve">Section</w:delText>
        </w:r>
      </w:del>
      <w:ins w:id="90420" w:author="Permitting Desk" w:date="2026-09-25T09:00:00Z">
        <w:r>
          <w:t xml:space="preserve">14.5(D)(8);</w:t>
        </w:r>
      </w:ins>
      <w:r>
        <w:t xml:space="preserve"> </w:t>
      </w:r>
      <w:del w:id="90421" w:author="Permitting Desk" w:date="2026-09-25T09:00:00Z">
        <w:r>
          <w:delText xml:space="preserve">14.5D(8),</w:delText>
        </w:r>
      </w:del>
      <w:ins w:id="90422" w:author="Permitting Desk" w:date="2026-09-25T09:00:00Z">
        <w:r>
          <w:t xml:space="preserve">formerly</w:t>
        </w:r>
      </w:ins>
      <w:r>
        <w:t xml:space="preserve"> </w:t>
      </w:r>
      <w:del w:id="90423" w:author="Permitting Desk" w:date="2026-09-25T09:00:00Z">
        <w:r>
          <w:delText xml:space="preserve">as</w:delText>
        </w:r>
      </w:del>
      <w:ins w:id="90424" w:author="Permitting Desk" w:date="2026-09-25T09:00:00Z">
        <w:r>
          <w:t xml:space="preserve">516 DM 14,</w:t>
        </w:r>
      </w:ins>
      <w:r>
        <w:t xml:space="preserve"> revised effective January 13, 2025). </w:t>
      </w:r>
      <w:ins w:id="90425" w:author="Permitting Desk" w:date="2026-09-25T09:00:00Z">
        <w:r>
          <w:t xml:space="preserve">In revising that exclusion, Reclamation identified physical size, surrounding land use, and the extent of potential ground disturbance on previously undisturbed land as the considerations for a minor-and-localized determination (90 Fed. Reg. 2735). </w:t>
        </w:r>
      </w:ins>
      <w:r>
        <w:t xml:space="preserve">The</w:t>
      </w:r>
      <w:del w:id="90426" w:author="Permitting Desk" w:date="2026-09-25T09:00:00Z">
        <w:r>
          <w:delText xml:space="preserve"> proposed</w:delText>
        </w:r>
      </w:del>
      <w:r>
        <w:t xml:space="preserve"> corner crossings </w:t>
      </w:r>
      <w:del w:id="90427" w:author="Permitting Desk" w:date="2026-09-25T09:00:00Z">
        <w:r>
          <w:delText xml:space="preserve">are</w:delText>
        </w:r>
      </w:del>
      <w:ins w:id="90428" w:author="Permitting Desk" w:date="2026-09-25T09:00:00Z">
        <w:r>
          <w:t xml:space="preserve">total</w:t>
        </w:r>
      </w:ins>
      <w:r>
        <w:t xml:space="preserve"> </w:t>
      </w:r>
      <w:del w:id="90429" w:author="Permitting Desk" w:date="2026-09-25T09:00:00Z">
        <w:r>
          <w:delText xml:space="preserve">narrow,</w:delText>
        </w:r>
      </w:del>
      <w:ins w:id="90430" w:author="Permitting Desk" w:date="2026-09-25T09:00:00Z">
        <w:r>
          <w:t xml:space="preserve">approximately 1.6 acres of</w:t>
        </w:r>
      </w:ins>
      <w:r>
        <w:t xml:space="preserve"> discrete </w:t>
      </w:r>
      <w:del w:id="90431" w:author="Permitting Desk" w:date="2026-09-25T09:00:00Z">
        <w:r>
          <w:delText xml:space="preserve">crossings</w:delText>
        </w:r>
      </w:del>
      <w:ins w:id="90432" w:author="Permitting Desk" w:date="2026-09-25T09:00:00Z">
        <w:r>
          <w:t xml:space="preserve">areas</w:t>
        </w:r>
      </w:ins>
      <w:r>
        <w:t xml:space="preserve"> </w:t>
      </w:r>
      <w:del w:id="90433" w:author="Permitting Desk" w:date="2026-09-25T09:00:00Z">
        <w:r>
          <w:delText xml:space="preserve">of</w:delText>
        </w:r>
      </w:del>
      <w:ins w:id="90434" w:author="Permitting Desk" w:date="2026-09-25T09:00:00Z">
        <w:r>
          <w:t xml:space="preserve">at section corners, and</w:t>
        </w:r>
      </w:ins>
      <w:r>
        <w:t xml:space="preserve"> the </w:t>
      </w:r>
      <w:del w:id="90435" w:author="Permitting Desk" w:date="2026-09-25T09:00:00Z">
        <w:r>
          <w:delText xml:space="preserve">type</w:delText>
        </w:r>
      </w:del>
      <w:ins w:id="90436" w:author="Permitting Desk" w:date="2026-09-25T09:00:00Z">
        <w:r>
          <w:t xml:space="preserve">access</w:t>
        </w:r>
      </w:ins>
      <w:r>
        <w:t xml:space="preserve"> </w:t>
      </w:r>
      <w:del w:id="90437" w:author="Permitting Desk" w:date="2026-09-25T09:00:00Z">
        <w:r>
          <w:delText xml:space="preserve">the</w:delText>
        </w:r>
      </w:del>
      <w:ins w:id="90438" w:author="Permitting Desk" w:date="2026-09-25T09:00:00Z">
        <w:r>
          <w:t xml:space="preserve">road</w:t>
        </w:r>
      </w:ins>
      <w:r>
        <w:t xml:space="preserve"> </w:t>
      </w:r>
      <w:del w:id="90439" w:author="Permitting Desk" w:date="2026-09-25T09:00:00Z">
        <w:r>
          <w:delText xml:space="preserve">categorical</w:delText>
        </w:r>
      </w:del>
      <w:ins w:id="90440" w:author="Permitting Desk" w:date="2026-09-25T09:00:00Z">
        <w:r>
          <w:t xml:space="preserve">segment</w:t>
        </w:r>
      </w:ins>
      <w:r>
        <w:t xml:space="preserve"> </w:t>
      </w:r>
      <w:del w:id="90441" w:author="Permitting Desk" w:date="2026-09-25T09:00:00Z">
        <w:r>
          <w:delText xml:space="preserve">exclusion</w:delText>
        </w:r>
      </w:del>
      <w:ins w:id="90442" w:author="Permitting Desk" w:date="2026-09-25T09:00:00Z">
        <w:r>
          <w:t xml:space="preserve">improves</w:t>
        </w:r>
      </w:ins>
      <w:r>
        <w:t xml:space="preserve"> </w:t>
      </w:r>
      <w:del w:id="90443" w:author="Permitting Desk" w:date="2026-09-25T09:00:00Z">
        <w:r>
          <w:delText xml:space="preserve">contemplates;</w:delText>
        </w:r>
      </w:del>
      <w:ins w:id="90444" w:author="Permitting Desk" w:date="2026-09-25T09:00:00Z">
        <w:r>
          <w:t xml:space="preserve">an</w:t>
        </w:r>
      </w:ins>
      <w:r>
        <w:t xml:space="preserve"> </w:t>
      </w:r>
      <w:del w:id="90445" w:author="Permitting Desk" w:date="2026-09-25T09:00:00Z">
        <w:r>
          <w:delText xml:space="preserve">their</w:delText>
        </w:r>
      </w:del>
      <w:ins w:id="90446" w:author="Permitting Desk" w:date="2026-09-25T09:00:00Z">
        <w:r>
          <w:t xml:space="preserve">existing</w:t>
        </w:r>
      </w:ins>
      <w:r>
        <w:t xml:space="preserve"> </w:t>
      </w:r>
      <w:del w:id="90447" w:author="Permitting Desk" w:date="2026-09-25T09:00:00Z">
        <w:r>
          <w:delText xml:space="preserve">impacts</w:delText>
        </w:r>
      </w:del>
      <w:ins w:id="90448" w:author="Permitting Desk" w:date="2026-09-25T09:00:00Z">
        <w:r>
          <w:t xml:space="preserve">gravel</w:t>
        </w:r>
      </w:ins>
      <w:r>
        <w:t xml:space="preserve"> </w:t>
      </w:r>
      <w:del w:id="90449" w:author="Permitting Desk" w:date="2026-09-25T09:00:00Z">
        <w:r>
          <w:delText xml:space="preserve">are</w:delText>
        </w:r>
      </w:del>
      <w:ins w:id="90450" w:author="Permitting Desk" w:date="2026-09-25T09:00:00Z">
        <w:r>
          <w:t xml:space="preserve">road,</w:t>
        </w:r>
      </w:ins>
      <w:r>
        <w:t xml:space="preserve"> </w:t>
      </w:r>
      <w:del w:id="90451" w:author="Permitting Desk" w:date="2026-09-25T09:00:00Z">
        <w:r>
          <w:delText xml:space="preserve">expected</w:delText>
        </w:r>
      </w:del>
      <w:ins w:id="90452" w:author="Permitting Desk" w:date="2026-09-25T09:00:00Z">
        <w:r>
          <w:t xml:space="preserve">so</w:t>
        </w:r>
      </w:ins>
      <w:r>
        <w:t xml:space="preserve"> </w:t>
      </w:r>
      <w:del w:id="90453" w:author="Permitting Desk" w:date="2026-09-25T09:00:00Z">
        <w:r>
          <w:delText xml:space="preserve">to</w:delText>
        </w:r>
      </w:del>
      <w:ins w:id="90454" w:author="Permitting Desk" w:date="2026-09-25T09:00:00Z">
        <w:r>
          <w:t xml:space="preserve">that</w:t>
        </w:r>
      </w:ins>
      <w:r>
        <w:t xml:space="preserve"> </w:t>
      </w:r>
      <w:del w:id="90455" w:author="Permitting Desk" w:date="2026-09-25T09:00:00Z">
        <w:r>
          <w:delText xml:space="preserve">be</w:delText>
        </w:r>
      </w:del>
      <w:ins w:id="90456" w:author="Permitting Desk" w:date="2026-09-25T09:00:00Z">
        <w:r>
          <w:t xml:space="preserve">new</w:t>
        </w:r>
      </w:ins>
      <w:r>
        <w:t xml:space="preserve"> </w:t>
      </w:r>
      <w:del w:id="90457" w:author="Permitting Desk" w:date="2026-09-25T09:00:00Z">
        <w:r>
          <w:delText xml:space="preserve">minor</w:delText>
        </w:r>
      </w:del>
      <w:ins w:id="90458" w:author="Permitting Desk" w:date="2026-09-25T09:00:00Z">
        <w:r>
          <w:t xml:space="preserve">disturbance</w:t>
        </w:r>
      </w:ins>
      <w:r>
        <w:t xml:space="preserve"> </w:t>
      </w:r>
      <w:del w:id="90459" w:author="Permitting Desk" w:date="2026-09-25T09:00:00Z">
        <w:r>
          <w:delText xml:space="preserve">and</w:delText>
        </w:r>
      </w:del>
      <w:ins w:id="90460" w:author="Permitting Desk" w:date="2026-09-25T09:00:00Z">
        <w:r>
          <w:t xml:space="preserve">on</w:t>
        </w:r>
      </w:ins>
      <w:r>
        <w:t xml:space="preserve"> </w:t>
      </w:r>
      <w:del w:id="90461" w:author="Permitting Desk" w:date="2026-09-25T09:00:00Z">
        <w:r>
          <w:delText xml:space="preserve">localized,</w:delText>
        </w:r>
      </w:del>
      <w:ins w:id="90462" w:author="Permitting Desk" w:date="2026-09-25T09:00:00Z">
        <w:r>
          <w:t xml:space="preserve">previously</w:t>
        </w:r>
      </w:ins>
      <w:r>
        <w:t xml:space="preserve"> </w:t>
      </w:r>
      <w:del w:id="90463" w:author="Permitting Desk" w:date="2026-09-25T09:00:00Z">
        <w:r>
          <w:delText xml:space="preserve">and</w:delText>
        </w:r>
      </w:del>
      <w:ins w:id="90464" w:author="Permitting Desk" w:date="2026-09-25T09:00:00Z">
        <w:r>
          <w:t xml:space="preserve">undisturbed</w:t>
        </w:r>
      </w:ins>
      <w:r>
        <w:t xml:space="preserve"> </w:t>
      </w:r>
      <w:del w:id="90465" w:author="Permitting Desk" w:date="2026-09-25T09:00:00Z">
        <w:r>
          <w:delText xml:space="preserve">total</w:delText>
        </w:r>
      </w:del>
      <w:ins w:id="90466" w:author="Permitting Desk" w:date="2026-09-25T09:00:00Z">
        <w:r>
          <w:t xml:space="preserve">land is limited [INSERT:</w:t>
        </w:r>
      </w:ins>
      <w:r>
        <w:t xml:space="preserve"> permanent disturbance </w:t>
      </w:r>
      <w:del w:id="90467" w:author="Permitting Desk" w:date="2026-09-25T09:00:00Z">
        <w:r>
          <w:delText xml:space="preserve">for</w:delText>
        </w:r>
      </w:del>
      <w:ins w:id="90468" w:author="Permitting Desk" w:date="2026-09-25T09:00:00Z">
        <w:r>
          <w:t xml:space="preserve">acreage, and</w:t>
        </w:r>
      </w:ins>
      <w:r>
        <w:t xml:space="preserve"> the </w:t>
      </w:r>
      <w:del w:id="90469" w:author="Permitting Desk" w:date="2026-09-25T09:00:00Z">
        <w:r>
          <w:delText xml:space="preserve">corner</w:delText>
        </w:r>
      </w:del>
      <w:ins w:id="90470" w:author="Permitting Desk" w:date="2026-09-25T09:00:00Z">
        <w:r>
          <w:t xml:space="preserve">previously</w:t>
        </w:r>
      </w:ins>
      <w:r>
        <w:t xml:space="preserve"> </w:t>
      </w:r>
      <w:del w:id="90471" w:author="Permitting Desk" w:date="2026-09-25T09:00:00Z">
        <w:r>
          <w:delText xml:space="preserve">crossings</w:delText>
        </w:r>
      </w:del>
      <w:ins w:id="90472" w:author="Permitting Desk" w:date="2026-09-25T09:00:00Z">
        <w:r>
          <w:t xml:space="preserve">disturbed</w:t>
        </w:r>
      </w:ins>
      <w:r>
        <w:t xml:space="preserve"> </w:t>
      </w:r>
      <w:del w:id="90473" w:author="Permitting Desk" w:date="2026-09-25T09:00:00Z">
        <w:r>
          <w:delText xml:space="preserve">is</w:delText>
        </w:r>
      </w:del>
      <w:ins w:id="90474" w:author="Permitting Desk" w:date="2026-09-25T09:00:00Z">
        <w:r>
          <w:t xml:space="preserve">and</w:t>
        </w:r>
      </w:ins>
      <w:r>
        <w:t xml:space="preserve"> </w:t>
      </w:r>
      <w:del w:id="90475" w:author="Permitting Desk" w:date="2026-09-25T09:00:00Z">
        <w:r>
          <w:delText xml:space="preserve">approximately</w:delText>
        </w:r>
      </w:del>
      <w:ins w:id="90476" w:author="Permitting Desk" w:date="2026-09-25T09:00:00Z">
        <w:r>
          <w:t xml:space="preserve">undisturbed</w:t>
        </w:r>
      </w:ins>
      <w:r>
        <w:t xml:space="preserve"> </w:t>
      </w:r>
      <w:del w:id="90477" w:author="Permitting Desk" w:date="2026-09-25T09:00:00Z">
        <w:r>
          <w:delText xml:space="preserve">3.57</w:delText>
        </w:r>
      </w:del>
      <w:ins w:id="90478" w:author="Permitting Desk" w:date="2026-09-25T09:00:00Z">
        <w:r>
          <w:t xml:space="preserve">split,</w:t>
        </w:r>
      </w:ins>
      <w:r>
        <w:t xml:space="preserve"> </w:t>
      </w:r>
      <w:del w:id="90479" w:author="Permitting Desk" w:date="2026-09-25T09:00:00Z">
        <w:r>
          <w:delText xml:space="preserve">acres.</w:delText>
        </w:r>
      </w:del>
      <w:ins w:id="90480" w:author="Permitting Desk" w:date="2026-09-25T09:00:00Z">
        <w:r>
          <w:t xml:space="preserve">from Tables 3 and 4].</w:t>
        </w:r>
      </w:ins>
      <w:commentRangeEnd w:id="30"/>
      <w:r>
        <w:rPr>
          <w:rStyle w:val="CommentReference"/>
        </w:rPr>
        <w:commentReference w:id="30"/>
      </w:r>
    </w:p>
    <w:p w14:paraId="2A36FB95" w14:textId="709F12A6" w:rsidR="00077796" w:rsidRDefault="0B33BD35">
      <w:pPr>
        <w:pStyle w:val="BodyText"/>
        <w:spacing w:after="160"/>
      </w:pPr>
      <w:r>
        <w:t xml:space="preserve">Even where a categorical exclusion </w:t>
      </w:r>
      <w:commentRangeStart w:id="31"/>
      <w:del w:id="90481" w:author="Permitting Desk" w:date="2026-09-25T09:00:00Z">
        <w:r>
          <w:delText xml:space="preserve">category </w:delText>
        </w:r>
      </w:del>
      <w:r>
        <w:t xml:space="preserve">applies, it is </w:t>
      </w:r>
      <w:del w:id="90482" w:author="Permitting Desk" w:date="2026-09-25T09:00:00Z">
        <w:r>
          <w:delText xml:space="preserve">defeated</w:delText>
        </w:r>
      </w:del>
      <w:ins w:id="90483" w:author="Permitting Desk" w:date="2026-09-25T09:00:00Z">
        <w:r>
          <w:t xml:space="preserve">not</w:t>
        </w:r>
      </w:ins>
      <w:r>
        <w:t xml:space="preserve"> </w:t>
      </w:r>
      <w:del w:id="90484" w:author="Permitting Desk" w:date="2026-09-25T09:00:00Z">
        <w:r>
          <w:delText xml:space="preserve">by</w:delText>
        </w:r>
      </w:del>
      <w:ins w:id="90485" w:author="Permitting Desk" w:date="2026-09-25T09:00:00Z">
        <w:r>
          <w:t xml:space="preserve">used where</w:t>
        </w:r>
      </w:ins>
      <w:r>
        <w:t xml:space="preserve"> an extraordinary circumstance </w:t>
      </w:r>
      <w:del w:id="90486" w:author="Permitting Desk" w:date="2026-09-25T09:00:00Z">
        <w:r>
          <w:delText xml:space="preserve">under</w:delText>
        </w:r>
      </w:del>
      <w:ins w:id="90487" w:author="Permitting Desk" w:date="2026-09-25T09:00:00Z">
        <w:r>
          <w:t xml:space="preserve">listed at</w:t>
        </w:r>
      </w:ins>
      <w:r>
        <w:t xml:space="preserve"> 43 C.F.R. </w:t>
      </w:r>
      <w:del w:id="90488" w:author="Permitting Desk" w:date="2026-09-25T09:00:00Z">
        <w:r>
          <w:delText xml:space="preserve">46.215.</w:delText>
        </w:r>
      </w:del>
      <w:ins w:id="90489" w:author="Permitting Desk" w:date="2026-09-25T09:00:00Z">
        <w:r>
          <w:t xml:space="preserve">46.215 is present.</w:t>
        </w:r>
      </w:ins>
      <w:r>
        <w:t xml:space="preserve"> The Applicant proposes to complete the resource clearances described in Section 8 in advance so that Reclamation can document </w:t>
      </w:r>
      <w:del w:id="90490" w:author="Permitting Desk" w:date="2026-09-25T09:00:00Z">
        <w:r>
          <w:delText xml:space="preserve">the</w:delText>
        </w:r>
      </w:del>
      <w:ins w:id="90491" w:author="Permitting Desk" w:date="2026-09-25T09:00:00Z">
        <w:r>
          <w:t xml:space="preserve">its</w:t>
        </w:r>
      </w:ins>
      <w:r>
        <w:t xml:space="preserve"> </w:t>
      </w:r>
      <w:del w:id="90492" w:author="Permitting Desk" w:date="2026-09-25T09:00:00Z">
        <w:r>
          <w:delText xml:space="preserve">extraordinary</w:delText>
        </w:r>
      </w:del>
      <w:ins w:id="90493" w:author="Permitting Desk" w:date="2026-09-25T09:00:00Z">
        <w:r>
          <w:t xml:space="preserve">review</w:t>
        </w:r>
      </w:ins>
      <w:r>
        <w:t xml:space="preserve"> </w:t>
      </w:r>
      <w:del w:id="90494" w:author="Permitting Desk" w:date="2026-09-25T09:00:00Z">
        <w:r>
          <w:delText xml:space="preserve">circumstances</w:delText>
        </w:r>
      </w:del>
      <w:ins w:id="90495" w:author="Permitting Desk" w:date="2026-09-25T09:00:00Z">
        <w:r>
          <w:t xml:space="preserve">of</w:t>
        </w:r>
      </w:ins>
      <w:r>
        <w:t xml:space="preserve"> </w:t>
      </w:r>
      <w:del w:id="90496" w:author="Permitting Desk" w:date="2026-09-25T09:00:00Z">
        <w:r>
          <w:delText xml:space="preserve">screen.</w:delText>
        </w:r>
      </w:del>
      <w:ins w:id="90497" w:author="Permitting Desk" w:date="2026-09-25T09:00:00Z">
        <w:r>
          <w:t xml:space="preserve">each circumstance at 46.215(a) through (i) on a complete record.</w:t>
        </w:r>
      </w:ins>
      <w:r>
        <w:t xml:space="preserve"> In the Newlands setting, </w:t>
      </w:r>
      <w:del w:id="90498" w:author="Permitting Desk" w:date="2026-09-25T09:00:00Z">
        <w:r>
          <w:delText xml:space="preserve">Indian Trust Assets, </w:delText>
        </w:r>
      </w:del>
      <w:r>
        <w:t xml:space="preserve">cultural resources,</w:t>
      </w:r>
      <w:del w:id="90499" w:author="Permitting Desk" w:date="2026-09-25T09:00:00Z">
        <w:r>
          <w:delText xml:space="preserve"> and</w:delText>
        </w:r>
      </w:del>
      <w:r>
        <w:t xml:space="preserve"> wetlands and </w:t>
      </w:r>
      <w:del w:id="90500" w:author="Permitting Desk" w:date="2026-09-25T09:00:00Z">
        <w:r>
          <w:delText xml:space="preserve">floodplains</w:delText>
        </w:r>
      </w:del>
      <w:ins w:id="90501" w:author="Permitting Desk" w:date="2026-09-25T09:00:00Z">
        <w:r>
          <w:t xml:space="preserve">floodplains, and migratory birds</w:t>
        </w:r>
      </w:ins>
      <w:r>
        <w:t xml:space="preserve"> are the principal </w:t>
      </w:r>
      <w:del w:id="90502" w:author="Permitting Desk" w:date="2026-09-25T09:00:00Z">
        <w:r>
          <w:delText xml:space="preserve">considerations.</w:delText>
        </w:r>
      </w:del>
      <w:ins w:id="90503" w:author="Permitting Desk" w:date="2026-09-25T09:00:00Z">
        <w:r>
          <w:t xml:space="preserve">resource considerations; Reclamation's Indian Trust Assets assessment is addressed in Section 6.6. The crossings and the access road segment provide access and utility connectivity within the CHIP industrial park, and their approval would not commit Reclamation to any other action.</w:t>
        </w:r>
      </w:ins>
      <w:commentRangeEnd w:id="31"/>
      <w:r>
        <w:rPr>
          <w:rStyle w:val="CommentReference"/>
        </w:rPr>
        <w:commentReference w:id="31"/>
      </w:r>
    </w:p>
    <w:p w14:paraId="1A5E5208" w14:textId="77777777" w:rsidR="00077796" w:rsidRDefault="00FF017B">
      <w:pPr>
        <w:pStyle w:val="BodyText"/>
        <w:spacing w:after="160"/>
        <w:rPr>
          <w:del w:id="90505" w:author="Permitting Desk" w:date="2026-09-25T09:00:00Z"/>
        </w:rPr>
      </w:pPr>
      <w:commentRangeStart w:id="32"/>
      <w:del w:id="90504" w:author="Permitting Desk" w:date="2026-09-25T09:00:00Z">
        <w:r>
          <w:delText xml:space="preserve">The Applicant requests that Reclamation and the Region address on the record whether the Project facilitates a Qualifying Project under Executive Order 14318, Accelerating Federal Permitting of Data Center Infrastructure, and whether Reclamation will adopt any Qualifying-Project categorical exclusion established by another agency under Section 109 of NEPA (42 U.S.C. 4336c). The CHIP development is anticipated to exceed both Qualifying Project thresholds; supporting figures will be provided at or before the pre-application meeting..</w:delText>
        </w:r>
      </w:del>
      <w:commentRangeEnd w:id="32"/>
      <w:r>
        <w:rPr>
          <w:rStyle w:val="CommentReference"/>
        </w:rPr>
        <w:commentReference w:id="32"/>
      </w:r>
    </w:p>
    <w:p w14:paraId="056E3F8F" w14:textId="39965691" w:rsidR="00077796" w:rsidRDefault="0B33BD35">
      <w:pPr>
        <w:pStyle w:val="BodyText"/>
        <w:spacing w:after="160"/>
      </w:pPr>
      <w:r>
        <w:t xml:space="preserve">If Reclamation determines that an Environmental Assessment is required, the Applicant will support preparation of the assessment and the associated Finding of No Significant Impact. The Fiscal Responsibility Act of 2023 (42 U.S.C. 4336a) sets a one-year statutory </w:t>
      </w:r>
      <w:del w:id="90506" w:author="Permitting Desk" w:date="2026-09-25T09:00:00Z">
        <w:r>
          <w:delText xml:space="preserve">target</w:delText>
        </w:r>
      </w:del>
      <w:ins w:id="90507" w:author="Permitting Desk" w:date="2026-09-25T09:00:00Z">
        <w:r>
          <w:t xml:space="preserve">deadline</w:t>
        </w:r>
      </w:ins>
      <w:r>
        <w:t xml:space="preserve"> and a 75-page limit for Environmental Assessments. </w:t>
      </w:r>
    </w:p>
    <w:p w14:paraId="71890ED6" w14:textId="77777777" w:rsidR="00077796" w:rsidRDefault="00FF017B">
      <w:pPr>
        <w:pStyle w:val="Heading2"/>
      </w:pPr>
      <w:bookmarkStart w:id="649" w:name="_Toc240358307"/>
      <w:r>
        <w:rPr>
          <w:b w:val="0"/>
        </w:rPr>
        <w:t>Tribal Consultation and Indian Trust Assets</w:t>
      </w:r>
      <w:bookmarkEnd w:id="649"/>
    </w:p>
    <w:p w14:paraId="320B294B" w14:textId="77777777" w:rsidR="00077796" w:rsidRDefault="0B33BD35">
      <w:pPr>
        <w:pStyle w:val="BodyText"/>
        <w:spacing w:after="160"/>
      </w:pPr>
      <w:r>
        <w:t xml:space="preserve">The Project area lies within the ancestral territory of Northern Paiute and Western Shoshone peoples. As part of its NEPA and National Historic Preservation Act Section 106 responsibilities, Reclamation would initiate government-to-government consultation with federally recognized Tribes that may attach religious and cultural significance to properties within the area of potential effects. Tribes anticipated to be invited to consult include the </w:t>
      </w:r>
      <w:bookmarkStart w:id="650" w:name="_Int_ADvCPwqB"/>
      <w:r>
        <w:t>Paiute-Shoshone</w:t>
      </w:r>
      <w:bookmarkEnd w:id="650"/>
      <w:r>
        <w:t xml:space="preserve"> Tribe of the Fallon Reservation and Colony, the Pyramid Lake Paiute Tribe, and the Walker River Paiute Tribe. The final consultation list is determined by Reclamation.</w:t>
      </w:r>
    </w:p>
    <w:p w14:paraId="713BFE55" w14:textId="77777777" w:rsidR="00077796" w:rsidRDefault="0B33BD35">
      <w:pPr>
        <w:pStyle w:val="BodyText"/>
        <w:spacing w:after="160"/>
      </w:pPr>
      <w:r>
        <w:t xml:space="preserve">The Newlands Project carries active Secretarial trust duties to the Pyramid Lake Paiute Tribe and the Fallon Paiute-Shoshone Tribe. An Indian Trust Assets assessment is a mandatory, Reclamation-specific element of the environmental </w:t>
      </w:r>
      <w:del w:id="90508" w:author="Permitting Desk" w:date="2026-09-25T09:00:00Z">
        <w:r>
          <w:delText xml:space="preserve">review and a potential extraordinary circumstance.</w:delText>
        </w:r>
      </w:del>
      <w:ins w:id="90509" w:author="Permitting Desk" w:date="2026-09-25T09:00:00Z">
        <w:r>
          <w:t xml:space="preserve">review.</w:t>
        </w:r>
      </w:ins>
      <w:r>
        <w:t xml:space="preserve"> The Applicant would support the assessment by providing Project information, mapping, and survey results as requested, and would accommodate Tribal input in Project design where practicable.</w:t>
      </w:r>
      <w:bookmarkStart w:id="651" w:name="_Int_IowBjOhC"/>
      <w:bookmarkEnd w:id="651"/>
    </w:p>
    <w:p w14:paraId="2598E5C9" w14:textId="77777777" w:rsidR="00077796" w:rsidRDefault="00FF017B">
      <w:pPr>
        <w:pStyle w:val="Heading1"/>
      </w:pPr>
      <w:bookmarkStart w:id="652" w:name="_Toc240358308"/>
      <w:r>
        <w:rPr>
          <w:b w:val="0"/>
        </w:rPr>
        <w:t>Construction Of The Facilities</w:t>
      </w:r>
      <w:bookmarkEnd w:id="652"/>
    </w:p>
    <w:p w14:paraId="75B420DD" w14:textId="77777777" w:rsidR="00077796" w:rsidRDefault="00FF017B">
      <w:pPr>
        <w:pStyle w:val="BodyText"/>
        <w:spacing w:after="160"/>
      </w:pPr>
      <w:r>
        <w:t xml:space="preserve">Construction within the corner crossings</w:t>
      </w:r>
      <w:ins w:id="90510" w:author="Permitting Desk" w:date="2026-09-25T09:00:00Z">
        <w:r>
          <w:t xml:space="preserve"> and along the access road segment</w:t>
        </w:r>
      </w:ins>
      <w:r>
        <w:t xml:space="preserve"> would include surveying and staking, clearing and grading, road construction, installation of the collector lines and other utility lines, installation of drainage and erosion-control features, and reclamation of temporary work areas. Existing access roads would be used where practicable and new temporary routes may be required. Temporary work areas will be determined during final design.</w:t>
      </w:r>
    </w:p>
    <w:p w14:paraId="1A5DBE1E" w14:textId="77777777" w:rsidR="00077796" w:rsidRDefault="00FF017B">
      <w:pPr>
        <w:pStyle w:val="Heading2"/>
      </w:pPr>
      <w:bookmarkStart w:id="655" w:name="_Toc240358309"/>
      <w:r>
        <w:rPr>
          <w:b w:val="0"/>
        </w:rPr>
        <w:t>Construction</w:t>
      </w:r>
      <w:bookmarkEnd w:id="655"/>
    </w:p>
    <w:p w14:paraId="195333E2" w14:textId="2CD4ADBB" w:rsidR="00077796" w:rsidRDefault="0B33BD35">
      <w:pPr>
        <w:pStyle w:val="BodyText"/>
        <w:spacing w:after="160"/>
      </w:pPr>
      <w:r>
        <w:t xml:space="preserve">Construction details will be updated in future iterations of the POD as engineering and construction planning progress. This will include anticipated construction </w:t>
      </w:r>
      <w:bookmarkStart w:id="656" w:name="_Int_fkV8uZs2"/>
      <w:r>
        <w:t>start</w:t>
      </w:r>
      <w:bookmarkEnd w:id="656"/>
      <w:r>
        <w:t xml:space="preserve"> date, construction duration, and in-service date.</w:t>
      </w:r>
    </w:p>
    <w:p w14:paraId="27FA144F" w14:textId="77777777" w:rsidR="00077796" w:rsidRDefault="00FF017B">
      <w:pPr>
        <w:pStyle w:val="BodyText"/>
        <w:spacing w:after="160"/>
      </w:pPr>
      <w:r>
        <w:t xml:space="preserve">Construction activities and areas of potential impact on Reclamation-administered land would be limited to the four corner crossings,</w:t>
      </w:r>
      <w:ins w:id="90511" w:author="Permitting Desk" w:date="2026-09-25T09:00:00Z">
        <w:r>
          <w:t xml:space="preserve"> the access road segment,</w:t>
        </w:r>
      </w:ins>
      <w:r>
        <w:t xml:space="preserve"> the facilities carried within them, and the associated temporary construction areas. No construction activity is proposed on Reclamation-administered land outside the authorized crossing boundaries and approved temporary work areas.</w:t>
      </w:r>
    </w:p>
    <w:p w14:paraId="3FE9DECF" w14:textId="77777777" w:rsidR="00077796" w:rsidRDefault="00FF017B">
      <w:pPr>
        <w:pStyle w:val="Heading2"/>
      </w:pPr>
      <w:bookmarkStart w:id="657" w:name="_Toc240358310"/>
      <w:r>
        <w:rPr>
          <w:b w:val="0"/>
        </w:rPr>
        <w:t>Major Facilities</w:t>
      </w:r>
      <w:bookmarkEnd w:id="657"/>
    </w:p>
    <w:p w14:paraId="0A158950" w14:textId="7788CA75" w:rsidR="00077796" w:rsidRDefault="0B33BD35" w:rsidP="345F98D0">
      <w:pPr>
        <w:pStyle w:val="BodyText"/>
        <w:spacing w:after="160"/>
      </w:pPr>
      <w:r>
        <w:t xml:space="preserve">The Project would comprise four </w:t>
      </w:r>
      <w:commentRangeStart w:id="33"/>
      <w:del w:id="90512" w:author="Permitting Desk" w:date="2026-09-25T09:00:00Z">
        <w:r>
          <w:delText xml:space="preserve">butterfly </w:delText>
        </w:r>
      </w:del>
      <w:r>
        <w:t xml:space="preserve">corner crossings</w:t>
      </w:r>
      <w:ins w:id="90513" w:author="Permitting Desk" w:date="2026-09-25T09:00:00Z">
        <w:r>
          <w:t xml:space="preserve"> (seven wings)</w:t>
        </w:r>
      </w:ins>
      <w:r>
        <w:t xml:space="preserve"> totaling approximately </w:t>
      </w:r>
      <w:del w:id="90514" w:author="Permitting Desk" w:date="2026-09-25T09:00:00Z">
        <w:r>
          <w:delText xml:space="preserve">3.57</w:delText>
        </w:r>
      </w:del>
      <w:ins w:id="90515" w:author="Permitting Desk" w:date="2026-09-25T09:00:00Z">
        <w:r>
          <w:t xml:space="preserve">1.6</w:t>
        </w:r>
      </w:ins>
      <w:r>
        <w:t xml:space="preserve"> </w:t>
      </w:r>
      <w:del w:id="90516" w:author="Permitting Desk" w:date="2026-09-25T09:00:00Z">
        <w:r>
          <w:delText xml:space="preserve">acres,</w:delText>
        </w:r>
      </w:del>
      <w:ins w:id="90517" w:author="Permitting Desk" w:date="2026-09-25T09:00:00Z">
        <w:r>
          <w:t xml:space="preserve">acres and an access road segment of approximately 2,750 feet on an existing gravel road alignment,</w:t>
        </w:r>
      </w:ins>
      <w:r>
        <w:t xml:space="preserve"> carrying access roads, medium-voltage collector lines, water and wastewater lines, and communications lines between the private CHIP parcels. No substation, building, or other major permanent facility is proposed on Reclamation-administered land under this application.</w:t>
      </w:r>
      <w:del w:id="90518" w:author="Permitting Desk" w:date="2026-09-25T09:00:00Z">
        <w:r>
          <w:delText xml:space="preserve"> The transmission corridor described in Section 1.1 comprises approximately 90.07 acres of Reclamation-administered land, as shown in Table 1.</w:delText>
        </w:r>
      </w:del>
      <w:commentRangeEnd w:id="33"/>
      <w:r>
        <w:rPr>
          <w:rStyle w:val="CommentReference"/>
        </w:rPr>
        <w:commentReference w:id="33"/>
      </w:r>
    </w:p>
    <w:p w14:paraId="77417AEE" w14:textId="77777777" w:rsidR="00077796" w:rsidRDefault="00FF017B">
      <w:pPr>
        <w:pStyle w:val="BodyText"/>
        <w:spacing w:after="160"/>
      </w:pPr>
      <w:r>
        <w:t>Typical road sections, collector-line and utility-line typical details, trench sections if underground installation is selected, crossing profiles for any Reclamation facility crossed, and location-specific design drawings will be provided as attachments to future iterations of the POD as design progresses.</w:t>
      </w:r>
    </w:p>
    <w:p w14:paraId="2615F77F" w14:textId="77777777" w:rsidR="00077796" w:rsidRDefault="00FF017B">
      <w:pPr>
        <w:pStyle w:val="Heading2"/>
      </w:pPr>
      <w:bookmarkStart w:id="672" w:name="_Toc240358311"/>
      <w:r>
        <w:rPr>
          <w:b w:val="0"/>
        </w:rPr>
        <w:t>Ancillary Facilities</w:t>
      </w:r>
      <w:bookmarkEnd w:id="672"/>
    </w:p>
    <w:p w14:paraId="33C48081" w14:textId="39BA8089" w:rsidR="00077796" w:rsidRDefault="0B33BD35">
      <w:pPr>
        <w:pStyle w:val="BodyText"/>
        <w:spacing w:after="160"/>
      </w:pPr>
      <w:r>
        <w:t>Ancillary facilities needed for construction and long-term operation may include temporary access routes, laydown and staging yards, equipment storage areas, construction parking, temporary field offices and sanitary facilities, and material stockpiles. To the extent practicable, these would be located on private land outside the Reclamation authorization boundary.</w:t>
      </w:r>
    </w:p>
    <w:p w14:paraId="1482A5A4" w14:textId="77777777" w:rsidR="00077796" w:rsidRDefault="0B33BD35">
      <w:pPr>
        <w:pStyle w:val="BodyText"/>
        <w:spacing w:after="160"/>
      </w:pPr>
      <w:r>
        <w:t xml:space="preserve">Existing roads and previously disturbed areas would be used where practicable. </w:t>
      </w:r>
      <w:bookmarkStart w:id="673" w:name="_Int_mPyeVTP8"/>
      <w:r>
        <w:t>Access</w:t>
      </w:r>
      <w:bookmarkEnd w:id="673"/>
      <w:r>
        <w:t xml:space="preserve"> improvements and temporary workspaces would be located and designed to minimize new </w:t>
        <w:lastRenderedPageBreak/>
        <w:t>disturbance and avoid sensitive environmental resources. Final workspace limits, road widths, and improvement requirements will be determined through field verification and final engineering.</w:t>
      </w:r>
    </w:p>
    <w:p w14:paraId="731930B5" w14:textId="77777777" w:rsidR="00077796" w:rsidRDefault="00FF017B">
      <w:pPr>
        <w:pStyle w:val="BodyText"/>
        <w:spacing w:after="160"/>
      </w:pPr>
      <w:r>
        <w:t>No microwave facilities, optical-amplifier sites, helicopter fly yards, or helicopter-refueling sites are proposed as Project components. If any is later required by final engineering or construction planning, its location, dimensions, design, and disturbance would be documented in a future POD revision and the COM Plan, as applicable.</w:t>
      </w:r>
    </w:p>
    <w:p w14:paraId="286E8F6F" w14:textId="77777777" w:rsidR="00077796" w:rsidRDefault="00FF017B">
      <w:pPr>
        <w:pStyle w:val="Heading3"/>
      </w:pPr>
      <w:bookmarkStart w:id="674" w:name="_Toc240358312"/>
      <w:r>
        <w:rPr>
          <w:b w:val="0"/>
        </w:rPr>
        <w:t>Access Road Construction and Improvements</w:t>
      </w:r>
      <w:bookmarkEnd w:id="674"/>
    </w:p>
    <w:p w14:paraId="55226B31" w14:textId="47E25815" w:rsidR="0B33BD35" w:rsidRDefault="0B33BD35" w:rsidP="345F98D0">
      <w:pPr>
        <w:pStyle w:val="BodyText"/>
        <w:spacing w:after="160"/>
      </w:pPr>
      <w:r>
        <w:t>Road construction within the crossings would include clearing and grubbing within the approved disturbance limits, grading to a stable travel surface, placement of surfacing material where required, and construction of drainage and erosion-control features. Typical section, surfacing material and depth, and anticipated cut-and-fill limits will be provided once design advances.</w:t>
      </w:r>
    </w:p>
    <w:p w14:paraId="61C99000" w14:textId="12502224" w:rsidR="00077796" w:rsidRDefault="0B33BD35">
      <w:pPr>
        <w:pStyle w:val="BodyText"/>
        <w:spacing w:after="160"/>
      </w:pPr>
      <w:r>
        <w:t>Where practicable, drainages would be crossed at grade. Where an at-grade crossing is not feasible, culverts, dips, water bars, swales, or other measures would be designed and constructed based on final engineering and the conditions of the authorization and would be designed to maintain existing drainage patterns and reduce erosion and sediment transport. Surface runoff would not be directed toward a Reclamation canal or drain embankment.</w:t>
      </w:r>
    </w:p>
    <w:p w14:paraId="0CA641F8" w14:textId="77777777" w:rsidR="00077796" w:rsidRDefault="00FF017B">
      <w:pPr>
        <w:pStyle w:val="BodyText"/>
        <w:spacing w:after="160"/>
      </w:pPr>
      <w:r>
        <w:t>Blasting is not currently anticipated but may be evaluated if rock or subsurface conditions prevent construction using conventional equipment. Any blasting on Reclamation-administered land would require the prior written approval of the authorized officer.</w:t>
      </w:r>
    </w:p>
    <w:p w14:paraId="613D8522" w14:textId="77777777" w:rsidR="00077796" w:rsidRDefault="00FF017B">
      <w:pPr>
        <w:pStyle w:val="Heading3"/>
      </w:pPr>
      <w:bookmarkStart w:id="675" w:name="_Toc240358313"/>
      <w:r>
        <w:rPr>
          <w:b w:val="0"/>
        </w:rPr>
        <w:t>Collector Line Installation</w:t>
      </w:r>
      <w:bookmarkEnd w:id="675"/>
    </w:p>
    <w:p w14:paraId="1029527B" w14:textId="6C42DF84" w:rsidR="00077796" w:rsidRDefault="0B33BD35">
      <w:pPr>
        <w:pStyle w:val="BodyText"/>
        <w:spacing w:after="160"/>
        <w:rPr>
          <w:highlight w:val="yellow"/>
        </w:rPr>
      </w:pPr>
      <w:r>
        <w:t>If installed overhead, construction would include foundation or direct-embed excavation for poles located outside any Reclamation facility right-of-way, pole setting, framing, and conductor stringing using conventional tension-stringing methods, with guard structures or other protective measures at crossings where necessary. If installed underground, construction would include trenching or boring, placement of cable, conduit, or duct bank, backfill and compaction, and restoration of the surface. If underground, the following would be provided once the design advances; the depth of cover, trench width, casing or conduit requirements, and whether spoil would be stored on Reclamation-administered land or removed.</w:t>
      </w:r>
    </w:p>
    <w:p w14:paraId="1C4DE618" w14:textId="77777777" w:rsidR="00077796" w:rsidRDefault="00FF017B">
      <w:pPr>
        <w:pStyle w:val="BodyText"/>
        <w:spacing w:after="160"/>
      </w:pPr>
      <w:r>
        <w:t>Excavations would be secured when unattended to protect workers, the public, and wildlife. Temporary fencing, covers, ramps, or other protective measures would be installed where applicable. Before excavation, topsoil or other suitable surface material may be removed and stored separately for use during restoration.</w:t>
      </w:r>
    </w:p>
    <w:p w14:paraId="1881DAC7" w14:textId="77777777" w:rsidR="00AA023B" w:rsidRDefault="00957F15">
      <w:pPr>
        <w:pStyle w:val="Heading3"/>
        <w:rPr/>
      </w:pPr>
      <w:bookmarkStart w:id="677" w:name="_Toc240358314"/>
      <w:r>
        <w:rPr>
          <w:b w:val="0"/>
        </w:rPr>
        <w:t>Water, Wastewater, and Communications Line Installation</w:t>
      </w:r>
      <w:bookmarkEnd w:id="677"/>
    </w:p>
    <w:p w14:paraId="48B2C3E8" w14:textId="77777777" w:rsidR="00AA023B" w:rsidRDefault="00957F15">
      <w:pPr>
        <w:pStyle w:val="BodyText"/>
        <w:spacing w:after="160"/>
        <w:rPr/>
      </w:pPr>
      <w:r>
        <w:t xml:space="preserve">Water, wastewater, and communications lines within the crossings would be installed by open trenching within the road and utility corridor, with separation between water and sewer lines consistent with NAC 445A.67155, followed by bedding and backfill, compaction, and surface </w:t>
        <w:lastRenderedPageBreak/>
        <w:t xml:space="preserve">restoration. Any crossing of a Reclamation facility would conform to the crossing requirements described below. </w:t>
      </w:r>
      <w:r>
        <w:rPr>
          <w:highlight w:val="yellow"/>
        </w:rPr>
        <w:t>[INSERT: trench dimensions, bedding and backfill specification, and installation details]</w:t>
      </w:r>
      <w:r>
        <w:t>.</w:t>
      </w:r>
    </w:p>
    <w:p w14:paraId="7380DD0A" w14:textId="77777777" w:rsidR="00077796" w:rsidRDefault="00FF017B">
      <w:pPr>
        <w:pStyle w:val="Heading3"/>
      </w:pPr>
      <w:bookmarkStart w:id="681" w:name="_Toc240358315"/>
      <w:r>
        <w:rPr>
          <w:b w:val="0"/>
        </w:rPr>
        <w:t>Natural Gas Pipeline Installation</w:t>
      </w:r>
      <w:bookmarkEnd w:id="681"/>
    </w:p>
    <w:p w14:paraId="31ACBCEC" w14:textId="1474C692" w:rsidR="00077796" w:rsidRDefault="0B33BD35">
      <w:pPr>
        <w:pStyle w:val="BodyText"/>
        <w:spacing w:after="160"/>
      </w:pPr>
      <w:r>
        <w:t>No natural gas pipeline or lateral is included in the requested authorization. If a gas facility is added in the future by amendment or separate application, installation details would be provided at that time.</w:t>
      </w:r>
    </w:p>
    <w:p w14:paraId="4AD87FFA" w14:textId="77777777" w:rsidR="00077796" w:rsidRDefault="00FF017B">
      <w:pPr>
        <w:pStyle w:val="Heading3"/>
      </w:pPr>
      <w:bookmarkStart w:id="684" w:name="_Toc240358316"/>
      <w:r>
        <w:rPr>
          <w:b w:val="0"/>
        </w:rPr>
        <w:t>Crossings of Reclamation Facilities</w:t>
      </w:r>
      <w:bookmarkEnd w:id="684"/>
    </w:p>
    <w:p w14:paraId="6EB27648" w14:textId="767384F8" w:rsidR="00077796" w:rsidRDefault="6918990C">
      <w:pPr>
        <w:pStyle w:val="BodyText"/>
        <w:spacing w:after="160"/>
      </w:pPr>
      <w:r>
        <w:t>No Newlands Project canal, lateral drain, or operating road lies within a proposed corner crossing. Where a Reclamation facility is crossed, no poles, towers, foundations, or guy anchors would be placed within the Reclamation right-of-way; the crossing would be oriented approximately perpendicular to the facility centerline; and any overhead line would maintain the required vertical clearance above the highest ground elevation within the right-of-way at elevated conductor temperature. A joint pre-construction inspection with Reclamation and TCID would be conducted, hand tools would be used in the immediate vicinity of Reclamation facilities, and as-built drawings would be provided following construction.</w:t>
      </w:r>
    </w:p>
    <w:p w14:paraId="4F70878A" w14:textId="77777777" w:rsidR="00077796" w:rsidRDefault="00FF017B">
      <w:pPr>
        <w:pStyle w:val="Heading3"/>
      </w:pPr>
      <w:bookmarkStart w:id="685" w:name="_Toc240358317"/>
      <w:r>
        <w:rPr>
          <w:b w:val="0"/>
        </w:rPr>
        <w:t>Laydown, Staging, and Equipment-Storage Areas</w:t>
      </w:r>
      <w:bookmarkEnd w:id="685"/>
    </w:p>
    <w:p w14:paraId="2B0C9BD1" w14:textId="721959D0" w:rsidR="00077796" w:rsidRDefault="0B33BD35">
      <w:pPr>
        <w:pStyle w:val="BodyText"/>
        <w:spacing w:after="160"/>
      </w:pPr>
      <w:r>
        <w:t>Temporary laydown, staging, and equipment storage areas may be established to support construction. These areas may be used for storage of pipe, cable reels, poles, aggregate, construction materials, vehicles, and equipment, and may accommodate contractor parking, temporary field offices, sanitary facilities, and equipment assembly. Existing developed or previously disturbed areas on private land would be used where practicable.</w:t>
      </w:r>
    </w:p>
    <w:p w14:paraId="1DC25CDF" w14:textId="77777777" w:rsidR="00077796" w:rsidRDefault="00FF017B">
      <w:pPr>
        <w:pStyle w:val="BodyText"/>
        <w:spacing w:after="160"/>
      </w:pPr>
      <w:r>
        <w:t>Final locations, dimensions, access requirements, disturbance limits, and periods of use will be identified during final design and construction planning. Temporary facilities, equipment, and materials would be removed following construction, and areas not retained for permanent Project use would be stabilized and reclaimed.</w:t>
      </w:r>
    </w:p>
    <w:p w14:paraId="4471967A" w14:textId="77777777" w:rsidR="00077796" w:rsidRDefault="00FF017B">
      <w:pPr>
        <w:pStyle w:val="Heading2"/>
      </w:pPr>
      <w:bookmarkStart w:id="686" w:name="_Toc240358318"/>
      <w:r>
        <w:rPr>
          <w:b w:val="0"/>
        </w:rPr>
        <w:t>Work Force</w:t>
      </w:r>
      <w:bookmarkEnd w:id="686"/>
    </w:p>
    <w:p w14:paraId="54A69A64" w14:textId="3320682F" w:rsidR="00077796" w:rsidRDefault="0B33BD35">
      <w:pPr>
        <w:pStyle w:val="BodyText"/>
        <w:spacing w:after="160"/>
      </w:pPr>
      <w:r>
        <w:t>The on-site construction workforce would include laborers, craftsmen, supervisory personnel, support personnel, and construction management personnel, phased throughout construction. Anticipated peak and average number of on-site construction workers to be provided as engineering design advances. It is expected that most construction staff and workers would commute daily to the jobsite, primarily from Fernley, Fallon, Silver Springs, and the greater Reno-Sparks area.</w:t>
      </w:r>
    </w:p>
    <w:p w14:paraId="167DC087" w14:textId="54417EE3" w:rsidR="00077796" w:rsidRDefault="0B33BD35">
      <w:pPr>
        <w:pStyle w:val="BodyText"/>
        <w:spacing w:after="160"/>
      </w:pPr>
      <w:r>
        <w:t xml:space="preserve">Construction would comply with applicable local codes. Anticipated working hours </w:t>
      </w:r>
      <w:del w:id="90519" w:author="Permitting Desk" w:date="2026-09-25T09:00:00Z">
        <w:r>
          <w:delText xml:space="preserve">and days] </w:delText>
        </w:r>
      </w:del>
      <w:r>
        <w:t xml:space="preserve">are </w:t>
      </w:r>
      <w:del w:id="90520" w:author="Permitting Desk" w:date="2026-09-25T09:00:00Z">
        <w:r>
          <w:delText xml:space="preserve">8-10</w:delText>
        </w:r>
      </w:del>
      <w:ins w:id="90521" w:author="Permitting Desk" w:date="2026-09-25T09:00:00Z">
        <w:r>
          <w:t xml:space="preserve">8 to 10</w:t>
        </w:r>
      </w:ins>
      <w:r>
        <w:t xml:space="preserve"> hours per </w:t>
      </w:r>
      <w:del w:id="90522" w:author="Permitting Desk" w:date="2026-09-25T09:00:00Z">
        <w:r>
          <w:delText xml:space="preserve">week,</w:delText>
        </w:r>
      </w:del>
      <w:ins w:id="90523" w:author="Permitting Desk" w:date="2026-09-25T09:00:00Z">
        <w:r>
          <w:t xml:space="preserve">day,</w:t>
        </w:r>
      </w:ins>
      <w:r>
        <w:t xml:space="preserve"> </w:t>
      </w:r>
      <w:del w:id="90524" w:author="Permitting Desk" w:date="2026-09-25T09:00:00Z">
        <w:r>
          <w:delText xml:space="preserve">Monday-Friday.</w:delText>
        </w:r>
      </w:del>
      <w:ins w:id="90525" w:author="Permitting Desk" w:date="2026-09-25T09:00:00Z">
        <w:r>
          <w:t xml:space="preserve">Monday through Friday [INSERT: confirm].</w:t>
        </w:r>
      </w:ins>
      <w:r>
        <w:t xml:space="preserve"> Extended hours or shifts may be necessary to make up schedule deficiencies or to complete critical construction activities.</w:t>
      </w:r>
    </w:p>
    <w:p w14:paraId="714FB87B" w14:textId="77777777" w:rsidR="00077796" w:rsidRDefault="00FF017B">
      <w:pPr>
        <w:pStyle w:val="BodyText"/>
        <w:spacing w:after="160"/>
      </w:pPr>
      <w:r>
        <w:t>Although construction activities will be sequenced, construction would generally include the following:</w:t>
      </w:r>
    </w:p>
    <w:p w14:paraId="1A6544CA" w14:textId="77777777" w:rsidR="00077796" w:rsidRDefault="00FF017B">
      <w:pPr>
        <w:pStyle w:val="ListParagraph"/>
        <w:numPr>
          <w:ilvl w:val="0"/>
          <w:numId w:val="4"/>
        </w:numPr>
        <w:spacing w:after="80"/>
        <w:ind w:left="720"/>
      </w:pPr>
      <w:r>
        <w:t>Pre-construction surveying, staking, and clearance verification.</w:t>
      </w:r>
    </w:p>
    <w:p w14:paraId="3A0CC7D5" w14:textId="77777777" w:rsidR="00077796" w:rsidRDefault="00FF017B">
      <w:pPr>
        <w:pStyle w:val="ListParagraph"/>
        <w:numPr>
          <w:ilvl w:val="0"/>
          <w:numId w:val="4"/>
        </w:numPr>
        <w:spacing w:after="80"/>
        <w:ind w:left="720"/>
      </w:pPr>
      <w:r>
        <w:t>Installation of BMPs and erosion- and sediment-control measures.</w:t>
      </w:r>
    </w:p>
    <w:p w14:paraId="175B170A" w14:textId="77777777" w:rsidR="00077796" w:rsidRDefault="00FF017B">
      <w:pPr>
        <w:pStyle w:val="ListParagraph"/>
        <w:numPr>
          <w:ilvl w:val="0"/>
          <w:numId w:val="4"/>
        </w:numPr>
        <w:spacing w:after="80"/>
        <w:ind w:left="720"/>
      </w:pPr>
      <w:r>
        <w:t>Clearing, grubbing, and grading within the approved disturbance limits.</w:t>
      </w:r>
    </w:p>
    <w:p w14:paraId="1C8F9A40" w14:textId="77777777" w:rsidR="00077796" w:rsidRDefault="00FF017B">
      <w:pPr>
        <w:pStyle w:val="ListParagraph"/>
        <w:numPr>
          <w:ilvl w:val="0"/>
          <w:numId w:val="4"/>
        </w:numPr>
        <w:spacing w:after="80"/>
        <w:ind w:left="720"/>
      </w:pPr>
      <w:r>
        <w:t>Construction or improvement of access roads and any temporary construction access routes.</w:t>
      </w:r>
    </w:p>
    <w:p w14:paraId="4C1D44E4" w14:textId="77777777" w:rsidR="00077796" w:rsidRDefault="00FF017B">
      <w:pPr>
        <w:pStyle w:val="ListParagraph"/>
        <w:numPr>
          <w:ilvl w:val="0"/>
          <w:numId w:val="4"/>
        </w:numPr>
        <w:spacing w:after="80"/>
        <w:ind w:left="720"/>
      </w:pPr>
      <w:r>
        <w:t>Installation of collector lines and other utility lines, including trenching or pole setting.</w:t>
      </w:r>
    </w:p>
    <w:p w14:paraId="19E8CF26" w14:textId="77777777" w:rsidR="00077796" w:rsidRDefault="00FF017B">
      <w:pPr>
        <w:pStyle w:val="ListParagraph"/>
        <w:numPr>
          <w:ilvl w:val="0"/>
          <w:numId w:val="4"/>
        </w:numPr>
        <w:spacing w:after="80"/>
        <w:ind w:left="720"/>
      </w:pPr>
      <w:r>
        <w:t>Installation of drainage features, gates, cattle guards, fencing, and utility markers, as required.</w:t>
      </w:r>
    </w:p>
    <w:p w14:paraId="135FA300" w14:textId="77777777" w:rsidR="00077796" w:rsidRDefault="00FF017B">
      <w:pPr>
        <w:pStyle w:val="ListParagraph"/>
        <w:numPr>
          <w:ilvl w:val="0"/>
          <w:numId w:val="4"/>
        </w:numPr>
        <w:spacing w:after="80"/>
        <w:ind w:left="720"/>
      </w:pPr>
      <w:r>
        <w:t>Testing and commissioning of the installed facilities.</w:t>
      </w:r>
    </w:p>
    <w:p w14:paraId="56FCE155" w14:textId="77777777" w:rsidR="00077796" w:rsidRDefault="00FF017B">
      <w:pPr>
        <w:pStyle w:val="ListParagraph"/>
        <w:numPr>
          <w:ilvl w:val="0"/>
          <w:numId w:val="4"/>
        </w:numPr>
        <w:spacing w:after="80"/>
        <w:ind w:left="720"/>
      </w:pPr>
      <w:r>
        <w:t>Demobilization, stabilization, and reclamation of temporary disturbance areas.</w:t>
      </w:r>
    </w:p>
    <w:p w14:paraId="3E5D6BC5" w14:textId="77777777" w:rsidR="00077796" w:rsidRDefault="00FF017B">
      <w:pPr>
        <w:pStyle w:val="BodyText"/>
        <w:spacing w:after="160"/>
      </w:pPr>
      <w:r>
        <w:t>Specific types and quantities of construction equipment will be finalized closer to the start of construction. Equipment selection and activity durations may vary depending on final engineering and scheduling considerations.</w:t>
      </w:r>
    </w:p>
    <w:p w14:paraId="20FC4201" w14:textId="77777777" w:rsidR="00077796" w:rsidRDefault="00FF017B">
      <w:pPr>
        <w:pStyle w:val="Heading2"/>
      </w:pPr>
      <w:bookmarkStart w:id="689" w:name="_Toc240358319"/>
      <w:r>
        <w:rPr>
          <w:b w:val="0"/>
        </w:rPr>
        <w:t>Equipment</w:t>
      </w:r>
      <w:bookmarkEnd w:id="689"/>
    </w:p>
    <w:p w14:paraId="087CE740" w14:textId="293195C3" w:rsidR="00077796" w:rsidRDefault="0B33BD35">
      <w:pPr>
        <w:pStyle w:val="BodyText"/>
        <w:spacing w:after="160"/>
      </w:pPr>
      <w:r>
        <w:t xml:space="preserve">Table 7 lists typical equipment and its use for construction of this type of project. The table will be updated as design progresses, and more detail becomes available in future POD iterations.</w:t>
      </w:r>
    </w:p>
    <w:p w14:paraId="3AC02F48" w14:textId="77777777" w:rsidR="00077796" w:rsidRDefault="00FF017B">
      <w:pPr>
        <w:pStyle w:val="Caption"/>
        <w:spacing w:before="160" w:after="80"/>
      </w:pPr>
      <w:bookmarkStart w:id="693" w:name="_Toc236729024"/>
      <w:r>
        <w:t xml:space="preserve">Table </w:t>
      </w:r>
      <w:fldSimple w:instr=" SEQ Table \* ARABIC ">
        <w:r>
          <w:t>7</w:t>
        </w:r>
      </w:fldSimple>
      <w:r>
        <w:t>. Typical Construction Equipment</w:t>
      </w:r>
      <w:bookmarkEnd w:id="693"/>
    </w:p>
    <w:tbl>
      <w:tblPr>
        <w:tblStyle w:val="TableGrid"/>
        <w:tblW w:w="0" w:type="auto"/>
        <w:tblLayout w:type="fixed"/>
        <w:tblLook w:val="04A0" w:firstRow="1" w:lastRow="0" w:firstColumn="1" w:lastColumn="0" w:noHBand="0" w:noVBand="1"/>
      </w:tblPr>
      <w:tblGrid>
        <w:gridCol w:w="3744"/>
        <w:gridCol w:w="6336"/>
      </w:tblGrid>
      <w:tr w:rsidR="00077796" w14:paraId="0A92A6E0" w14:textId="77777777">
        <w:trPr>
          <w:tblHeader/>
        </w:trPr>
        <w:tc>
          <w:tcPr>
            <w:tcW w:w="3744" w:type="dxa"/>
            <w:shd w:val="clear" w:color="auto" w:fill="C0C0C0"/>
          </w:tcPr>
          <w:p w14:paraId="79E2BD5C" w14:textId="77777777" w:rsidR="00077796" w:rsidRDefault="00FF017B">
            <w:pPr>
              <w:pStyle w:val="TableParagraph"/>
              <w:spacing w:before="40" w:after="40"/>
              <w:ind w:left="86"/>
              <w:jc w:val="center"/>
            </w:pPr>
            <w:r>
              <w:rPr>
                <w:b/>
                <w:sz w:val="18"/>
              </w:rPr>
              <w:t>Equipment</w:t>
            </w:r>
          </w:p>
        </w:tc>
        <w:tc>
          <w:tcPr>
            <w:tcW w:w="6336" w:type="dxa"/>
            <w:shd w:val="clear" w:color="auto" w:fill="C0C0C0"/>
          </w:tcPr>
          <w:p w14:paraId="0A877B52" w14:textId="77777777" w:rsidR="00077796" w:rsidRDefault="00FF017B">
            <w:pPr>
              <w:pStyle w:val="TableParagraph"/>
              <w:spacing w:before="40" w:after="40"/>
              <w:ind w:left="86"/>
              <w:jc w:val="center"/>
            </w:pPr>
            <w:r>
              <w:rPr>
                <w:b/>
                <w:sz w:val="18"/>
              </w:rPr>
              <w:t>Use</w:t>
            </w:r>
          </w:p>
        </w:tc>
      </w:tr>
      <w:tr w:rsidR="00077796" w14:paraId="60352A54" w14:textId="77777777">
        <w:tc>
          <w:tcPr>
            <w:tcW w:w="3744" w:type="dxa"/>
          </w:tcPr>
          <w:p w14:paraId="371887B0" w14:textId="77777777" w:rsidR="00077796" w:rsidRDefault="00FF017B">
            <w:pPr>
              <w:pStyle w:val="TableParagraph"/>
              <w:spacing w:before="40" w:after="40"/>
              <w:ind w:left="86"/>
            </w:pPr>
            <w:r>
              <w:rPr>
                <w:sz w:val="17"/>
              </w:rPr>
              <w:t>Pickup trucks and crew vehicles</w:t>
            </w:r>
          </w:p>
        </w:tc>
        <w:tc>
          <w:tcPr>
            <w:tcW w:w="6336" w:type="dxa"/>
          </w:tcPr>
          <w:p w14:paraId="431A3A23" w14:textId="77777777" w:rsidR="00077796" w:rsidRDefault="00FF017B">
            <w:pPr>
              <w:pStyle w:val="TableParagraph"/>
              <w:spacing w:before="40" w:after="40"/>
              <w:ind w:left="86"/>
            </w:pPr>
            <w:r>
              <w:rPr>
                <w:sz w:val="17"/>
              </w:rPr>
              <w:t>Crew and inspector transport; material delivery; survey</w:t>
            </w:r>
          </w:p>
        </w:tc>
      </w:tr>
      <w:tr w:rsidR="00077796" w14:paraId="719B0FEA" w14:textId="77777777">
        <w:tc>
          <w:tcPr>
            <w:tcW w:w="3744" w:type="dxa"/>
          </w:tcPr>
          <w:p w14:paraId="72A5BBA5" w14:textId="77777777" w:rsidR="00077796" w:rsidRDefault="00FF017B">
            <w:pPr>
              <w:pStyle w:val="TableParagraph"/>
              <w:spacing w:before="40" w:after="40"/>
              <w:ind w:left="86"/>
            </w:pPr>
            <w:r>
              <w:rPr>
                <w:sz w:val="17"/>
              </w:rPr>
              <w:t>Dozers, motor graders, and compactors</w:t>
            </w:r>
          </w:p>
        </w:tc>
        <w:tc>
          <w:tcPr>
            <w:tcW w:w="6336" w:type="dxa"/>
          </w:tcPr>
          <w:p w14:paraId="5B1C8EB1" w14:textId="77777777" w:rsidR="00077796" w:rsidRDefault="00FF017B">
            <w:pPr>
              <w:pStyle w:val="TableParagraph"/>
              <w:spacing w:before="40" w:after="40"/>
              <w:ind w:left="86"/>
            </w:pPr>
            <w:r>
              <w:rPr>
                <w:sz w:val="17"/>
              </w:rPr>
              <w:t>Clearing, grading, and compaction of access roads within the crossings</w:t>
            </w:r>
          </w:p>
        </w:tc>
      </w:tr>
      <w:tr w:rsidR="00077796" w14:paraId="1CBDAFCC" w14:textId="77777777">
        <w:tc>
          <w:tcPr>
            <w:tcW w:w="3744" w:type="dxa"/>
          </w:tcPr>
          <w:p w14:paraId="64BE6843" w14:textId="77777777" w:rsidR="00077796" w:rsidRDefault="00FF017B">
            <w:pPr>
              <w:pStyle w:val="TableParagraph"/>
              <w:spacing w:before="40" w:after="40"/>
              <w:ind w:left="86"/>
            </w:pPr>
            <w:r>
              <w:rPr>
                <w:sz w:val="17"/>
              </w:rPr>
              <w:t>Excavators, backhoes, and loaders</w:t>
            </w:r>
          </w:p>
        </w:tc>
        <w:tc>
          <w:tcPr>
            <w:tcW w:w="6336" w:type="dxa"/>
          </w:tcPr>
          <w:p w14:paraId="77B2ADAD" w14:textId="77777777" w:rsidR="00077796" w:rsidRDefault="00FF017B">
            <w:pPr>
              <w:pStyle w:val="TableParagraph"/>
              <w:spacing w:before="40" w:after="40"/>
              <w:ind w:left="86"/>
            </w:pPr>
            <w:r>
              <w:rPr>
                <w:sz w:val="17"/>
              </w:rPr>
              <w:t>Trenching for collector lines and other utility lines; drainage features; foundation excavation</w:t>
            </w:r>
          </w:p>
        </w:tc>
      </w:tr>
      <w:tr w:rsidR="00077796" w14:paraId="0A57096B" w14:textId="77777777">
        <w:tc>
          <w:tcPr>
            <w:tcW w:w="3744" w:type="dxa"/>
          </w:tcPr>
          <w:p w14:paraId="340DF8F5" w14:textId="77777777" w:rsidR="00077796" w:rsidRDefault="00FF017B">
            <w:pPr>
              <w:pStyle w:val="TableParagraph"/>
              <w:spacing w:before="40" w:after="40"/>
              <w:ind w:left="86"/>
            </w:pPr>
            <w:r>
              <w:rPr>
                <w:sz w:val="17"/>
              </w:rPr>
              <w:t>Trenchers and rock saws</w:t>
            </w:r>
          </w:p>
        </w:tc>
        <w:tc>
          <w:tcPr>
            <w:tcW w:w="6336" w:type="dxa"/>
          </w:tcPr>
          <w:p w14:paraId="17148C4C" w14:textId="77777777" w:rsidR="00077796" w:rsidRDefault="00FF017B">
            <w:pPr>
              <w:pStyle w:val="TableParagraph"/>
              <w:spacing w:before="40" w:after="40"/>
              <w:ind w:left="86"/>
            </w:pPr>
            <w:r>
              <w:rPr>
                <w:sz w:val="17"/>
              </w:rPr>
              <w:t>Underground collector-line and utility-line trenching, if underground installation is selected</w:t>
            </w:r>
          </w:p>
        </w:tc>
      </w:tr>
      <w:tr w:rsidR="00077796" w14:paraId="31C08775" w14:textId="77777777">
        <w:tc>
          <w:tcPr>
            <w:tcW w:w="3744" w:type="dxa"/>
          </w:tcPr>
          <w:p w14:paraId="4810FE20" w14:textId="77777777" w:rsidR="00077796" w:rsidRDefault="00FF017B">
            <w:pPr>
              <w:pStyle w:val="TableParagraph"/>
              <w:spacing w:before="40" w:after="40"/>
              <w:ind w:left="86"/>
            </w:pPr>
            <w:r>
              <w:rPr>
                <w:sz w:val="17"/>
              </w:rPr>
              <w:t>Horizontal directional drilling or boring equipment</w:t>
            </w:r>
          </w:p>
        </w:tc>
        <w:tc>
          <w:tcPr>
            <w:tcW w:w="6336" w:type="dxa"/>
          </w:tcPr>
          <w:p w14:paraId="4EF1EA90" w14:textId="77777777" w:rsidR="00077796" w:rsidRDefault="00FF017B">
            <w:pPr>
              <w:pStyle w:val="TableParagraph"/>
              <w:spacing w:before="40" w:after="40"/>
              <w:ind w:left="86"/>
            </w:pPr>
            <w:r>
              <w:rPr>
                <w:sz w:val="17"/>
              </w:rPr>
              <w:t>Trenchless crossings of a Reclamation facility or existing road, if required</w:t>
            </w:r>
          </w:p>
        </w:tc>
      </w:tr>
      <w:tr w:rsidR="00077796" w14:paraId="6C68536B" w14:textId="77777777">
        <w:tc>
          <w:tcPr>
            <w:tcW w:w="3744" w:type="dxa"/>
          </w:tcPr>
          <w:p w14:paraId="4219519F" w14:textId="77777777" w:rsidR="00077796" w:rsidRDefault="00FF017B">
            <w:pPr>
              <w:pStyle w:val="TableParagraph"/>
              <w:spacing w:before="40" w:after="40"/>
              <w:ind w:left="86"/>
            </w:pPr>
            <w:r>
              <w:rPr>
                <w:sz w:val="17"/>
              </w:rPr>
              <w:t>Auger and drill rigs</w:t>
            </w:r>
          </w:p>
        </w:tc>
        <w:tc>
          <w:tcPr>
            <w:tcW w:w="6336" w:type="dxa"/>
          </w:tcPr>
          <w:p w14:paraId="605D0A7D" w14:textId="77777777" w:rsidR="00077796" w:rsidRDefault="00FF017B">
            <w:pPr>
              <w:pStyle w:val="TableParagraph"/>
              <w:spacing w:before="40" w:after="40"/>
              <w:ind w:left="86"/>
            </w:pPr>
            <w:r>
              <w:rPr>
                <w:sz w:val="17"/>
              </w:rPr>
              <w:t>Pole foundation excavation, if overhead collector lines are selected</w:t>
            </w:r>
          </w:p>
        </w:tc>
      </w:tr>
      <w:tr w:rsidR="00077796" w14:paraId="413BDBE8" w14:textId="77777777">
        <w:tc>
          <w:tcPr>
            <w:tcW w:w="3744" w:type="dxa"/>
          </w:tcPr>
          <w:p w14:paraId="7955334B" w14:textId="77777777" w:rsidR="00077796" w:rsidRDefault="00FF017B">
            <w:pPr>
              <w:pStyle w:val="TableParagraph"/>
              <w:spacing w:before="40" w:after="40"/>
              <w:ind w:left="86"/>
            </w:pPr>
            <w:r>
              <w:rPr>
                <w:sz w:val="17"/>
              </w:rPr>
              <w:t>Concrete trucks and pumps</w:t>
            </w:r>
          </w:p>
        </w:tc>
        <w:tc>
          <w:tcPr>
            <w:tcW w:w="6336" w:type="dxa"/>
          </w:tcPr>
          <w:p w14:paraId="549DB529" w14:textId="77777777" w:rsidR="00077796" w:rsidRDefault="00FF017B">
            <w:pPr>
              <w:pStyle w:val="TableParagraph"/>
              <w:spacing w:before="40" w:after="40"/>
              <w:ind w:left="86"/>
            </w:pPr>
            <w:r>
              <w:rPr>
                <w:sz w:val="17"/>
              </w:rPr>
              <w:t>Placement of cast-in-place foundations, if required</w:t>
            </w:r>
          </w:p>
        </w:tc>
      </w:tr>
      <w:tr w:rsidR="00077796" w14:paraId="7A2CA682" w14:textId="77777777">
        <w:tc>
          <w:tcPr>
            <w:tcW w:w="3744" w:type="dxa"/>
          </w:tcPr>
          <w:p w14:paraId="30703058" w14:textId="77777777" w:rsidR="00077796" w:rsidRDefault="00FF017B">
            <w:pPr>
              <w:pStyle w:val="TableParagraph"/>
              <w:spacing w:before="40" w:after="40"/>
              <w:ind w:left="86"/>
            </w:pPr>
            <w:r>
              <w:rPr>
                <w:sz w:val="17"/>
              </w:rPr>
              <w:t>Digger derricks and bucket trucks</w:t>
            </w:r>
          </w:p>
        </w:tc>
        <w:tc>
          <w:tcPr>
            <w:tcW w:w="6336" w:type="dxa"/>
          </w:tcPr>
          <w:p w14:paraId="5AFB6A5F" w14:textId="77777777" w:rsidR="00077796" w:rsidRDefault="00FF017B">
            <w:pPr>
              <w:pStyle w:val="TableParagraph"/>
              <w:spacing w:before="40" w:after="40"/>
              <w:ind w:left="86"/>
            </w:pPr>
            <w:r>
              <w:rPr>
                <w:sz w:val="17"/>
              </w:rPr>
              <w:t>Pole setting, framing, and hardware installation, if overhead collector lines are selected</w:t>
            </w:r>
          </w:p>
        </w:tc>
      </w:tr>
      <w:tr w:rsidR="00077796" w14:paraId="499A9B8D" w14:textId="77777777">
        <w:tc>
          <w:tcPr>
            <w:tcW w:w="3744" w:type="dxa"/>
          </w:tcPr>
          <w:p w14:paraId="1DFCCDED" w14:textId="77777777" w:rsidR="00077796" w:rsidRDefault="00FF017B">
            <w:pPr>
              <w:pStyle w:val="TableParagraph"/>
              <w:spacing w:before="40" w:after="40"/>
              <w:ind w:left="86"/>
            </w:pPr>
            <w:r>
              <w:rPr>
                <w:sz w:val="17"/>
              </w:rPr>
              <w:t>Conductor pullers, tensioners, and reel trailers</w:t>
            </w:r>
          </w:p>
        </w:tc>
        <w:tc>
          <w:tcPr>
            <w:tcW w:w="6336" w:type="dxa"/>
          </w:tcPr>
          <w:p w14:paraId="0674CAF4" w14:textId="77777777" w:rsidR="00077796" w:rsidRDefault="00FF017B">
            <w:pPr>
              <w:pStyle w:val="TableParagraph"/>
              <w:spacing w:before="40" w:after="40"/>
              <w:ind w:left="86"/>
            </w:pPr>
            <w:r>
              <w:rPr>
                <w:sz w:val="17"/>
              </w:rPr>
              <w:t>Conductor and cable installation</w:t>
            </w:r>
          </w:p>
        </w:tc>
      </w:tr>
      <w:tr w:rsidR="00077796" w14:paraId="19ABBD99" w14:textId="77777777">
        <w:tc>
          <w:tcPr>
            <w:tcW w:w="3744" w:type="dxa"/>
          </w:tcPr>
          <w:p w14:paraId="4B4E50CE" w14:textId="77777777" w:rsidR="00077796" w:rsidRDefault="00FF017B">
            <w:pPr>
              <w:pStyle w:val="TableParagraph"/>
              <w:spacing w:before="40" w:after="40"/>
              <w:ind w:left="86"/>
            </w:pPr>
            <w:r>
              <w:rPr>
                <w:sz w:val="17"/>
              </w:rPr>
              <w:t>Flatbed, lowboy, and dump trucks</w:t>
            </w:r>
          </w:p>
        </w:tc>
        <w:tc>
          <w:tcPr>
            <w:tcW w:w="6336" w:type="dxa"/>
          </w:tcPr>
          <w:p w14:paraId="167ECDD9" w14:textId="77777777" w:rsidR="00077796" w:rsidRDefault="00FF017B">
            <w:pPr>
              <w:pStyle w:val="TableParagraph"/>
              <w:spacing w:before="40" w:after="40"/>
              <w:ind w:left="86"/>
            </w:pPr>
            <w:r>
              <w:rPr>
                <w:sz w:val="17"/>
              </w:rPr>
              <w:t>Delivery of poles, cable and pipe, aggregate, and materials</w:t>
            </w:r>
          </w:p>
        </w:tc>
      </w:tr>
      <w:tr w:rsidR="00077796" w14:paraId="6E0DCB78" w14:textId="77777777">
        <w:tc>
          <w:tcPr>
            <w:tcW w:w="3744" w:type="dxa"/>
          </w:tcPr>
          <w:p w14:paraId="6C956029" w14:textId="77777777" w:rsidR="00077796" w:rsidRDefault="00FF017B">
            <w:pPr>
              <w:pStyle w:val="TableParagraph"/>
              <w:spacing w:before="40" w:after="40"/>
              <w:ind w:left="86"/>
            </w:pPr>
            <w:r>
              <w:rPr>
                <w:sz w:val="17"/>
              </w:rPr>
              <w:t>Welding rigs and pipe-handling equipment</w:t>
            </w:r>
          </w:p>
        </w:tc>
        <w:tc>
          <w:tcPr>
            <w:tcW w:w="6336" w:type="dxa"/>
          </w:tcPr>
          <w:p w14:paraId="3996ECF8" w14:textId="77777777" w:rsidR="00077796" w:rsidRDefault="00FF017B">
            <w:pPr>
              <w:pStyle w:val="TableParagraph"/>
              <w:spacing w:before="40" w:after="40"/>
              <w:ind w:left="86"/>
            </w:pPr>
            <w:r>
              <w:rPr>
                <w:sz w:val="17"/>
              </w:rPr>
              <w:t>Not applicable; no natural gas pipeline is included</w:t>
            </w:r>
          </w:p>
        </w:tc>
      </w:tr>
      <w:tr w:rsidR="00077796" w14:paraId="1C49F27F" w14:textId="77777777">
        <w:tc>
          <w:tcPr>
            <w:tcW w:w="3744" w:type="dxa"/>
          </w:tcPr>
          <w:p w14:paraId="2243B195" w14:textId="77777777" w:rsidR="00077796" w:rsidRDefault="00FF017B">
            <w:pPr>
              <w:pStyle w:val="TableParagraph"/>
              <w:spacing w:before="40" w:after="40"/>
              <w:ind w:left="86"/>
            </w:pPr>
            <w:r>
              <w:rPr>
                <w:sz w:val="17"/>
              </w:rPr>
              <w:t>Water trucks</w:t>
            </w:r>
          </w:p>
        </w:tc>
        <w:tc>
          <w:tcPr>
            <w:tcW w:w="6336" w:type="dxa"/>
          </w:tcPr>
          <w:p w14:paraId="1A0065B1" w14:textId="77777777" w:rsidR="00077796" w:rsidRDefault="00FF017B">
            <w:pPr>
              <w:pStyle w:val="TableParagraph"/>
              <w:spacing w:before="40" w:after="40"/>
              <w:ind w:left="86"/>
            </w:pPr>
            <w:r>
              <w:rPr>
                <w:sz w:val="17"/>
              </w:rPr>
              <w:t>Dust suppression, compaction, and fire prevention</w:t>
            </w:r>
          </w:p>
        </w:tc>
      </w:tr>
      <w:tr w:rsidR="00077796" w14:paraId="4CC38E5F" w14:textId="77777777">
        <w:tc>
          <w:tcPr>
            <w:tcW w:w="3744" w:type="dxa"/>
          </w:tcPr>
          <w:p w14:paraId="5BE8B8A5" w14:textId="77777777" w:rsidR="00077796" w:rsidRDefault="00FF017B">
            <w:pPr>
              <w:pStyle w:val="TableParagraph"/>
              <w:spacing w:before="40" w:after="40"/>
              <w:ind w:left="86"/>
            </w:pPr>
            <w:r>
              <w:rPr>
                <w:sz w:val="17"/>
              </w:rPr>
              <w:t>Portable generators, light plants, and welders</w:t>
            </w:r>
          </w:p>
        </w:tc>
        <w:tc>
          <w:tcPr>
            <w:tcW w:w="6336" w:type="dxa"/>
          </w:tcPr>
          <w:p w14:paraId="0A0068DD" w14:textId="77777777" w:rsidR="00077796" w:rsidRDefault="00FF017B">
            <w:pPr>
              <w:pStyle w:val="TableParagraph"/>
              <w:spacing w:before="40" w:after="40"/>
              <w:ind w:left="86"/>
            </w:pPr>
            <w:r>
              <w:rPr>
                <w:sz w:val="17"/>
              </w:rPr>
              <w:t>Temporary power, lighting, and fabrication at work areas</w:t>
            </w:r>
          </w:p>
        </w:tc>
      </w:tr>
      <w:tr w:rsidR="00077796" w14:paraId="1088F597" w14:textId="77777777">
        <w:tc>
          <w:tcPr>
            <w:tcW w:w="3744" w:type="dxa"/>
          </w:tcPr>
          <w:p w14:paraId="0539B32C" w14:textId="77777777" w:rsidR="00077796" w:rsidRDefault="00FF017B">
            <w:pPr>
              <w:pStyle w:val="TableParagraph"/>
              <w:spacing w:before="40" w:after="40"/>
              <w:ind w:left="86"/>
            </w:pPr>
            <w:r>
              <w:rPr>
                <w:sz w:val="17"/>
              </w:rPr>
              <w:t>Skid steers, forklifts, and telehandlers</w:t>
            </w:r>
          </w:p>
        </w:tc>
        <w:tc>
          <w:tcPr>
            <w:tcW w:w="6336" w:type="dxa"/>
          </w:tcPr>
          <w:p w14:paraId="119B5E9A" w14:textId="77777777" w:rsidR="00077796" w:rsidRDefault="00FF017B">
            <w:pPr>
              <w:pStyle w:val="TableParagraph"/>
              <w:spacing w:before="40" w:after="40"/>
              <w:ind w:left="86"/>
            </w:pPr>
            <w:r>
              <w:rPr>
                <w:sz w:val="17"/>
              </w:rPr>
              <w:t>Material handling within laydown and staging areas</w:t>
            </w:r>
          </w:p>
        </w:tc>
      </w:tr>
      <w:tr w:rsidR="00077796" w14:paraId="49D864F6" w14:textId="77777777">
        <w:tc>
          <w:tcPr>
            <w:tcW w:w="3744" w:type="dxa"/>
          </w:tcPr>
          <w:p w14:paraId="71426BCF" w14:textId="77777777" w:rsidR="00077796" w:rsidRDefault="00FF017B">
            <w:pPr>
              <w:pStyle w:val="TableParagraph"/>
              <w:spacing w:before="40" w:after="40"/>
              <w:ind w:left="86"/>
            </w:pPr>
            <w:r>
              <w:rPr>
                <w:sz w:val="17"/>
              </w:rPr>
              <w:t>Hand tools</w:t>
            </w:r>
          </w:p>
        </w:tc>
        <w:tc>
          <w:tcPr>
            <w:tcW w:w="6336" w:type="dxa"/>
          </w:tcPr>
          <w:p w14:paraId="1C2EC8C1" w14:textId="77777777" w:rsidR="00077796" w:rsidRDefault="00FF017B">
            <w:pPr>
              <w:pStyle w:val="TableParagraph"/>
              <w:spacing w:before="40" w:after="40"/>
              <w:ind w:left="86"/>
            </w:pPr>
            <w:r>
              <w:rPr>
                <w:sz w:val="17"/>
              </w:rPr>
              <w:t>Work in the immediate vicinity of Reclamation facilities</w:t>
            </w:r>
          </w:p>
        </w:tc>
      </w:tr>
    </w:tbl>
    <w:p w14:paraId="0DA60AD6" w14:textId="77777777" w:rsidR="00077796" w:rsidRDefault="00FF017B">
      <w:pPr>
        <w:pStyle w:val="Heading2"/>
      </w:pPr>
      <w:bookmarkStart w:id="700" w:name="_Toc240358320"/>
      <w:r>
        <w:rPr>
          <w:b w:val="0"/>
        </w:rPr>
        <w:lastRenderedPageBreak/>
        <w:t>Flagging or Staking the Right-of-Way</w:t>
      </w:r>
      <w:bookmarkEnd w:id="700"/>
    </w:p>
    <w:p w14:paraId="35FA6293" w14:textId="77777777" w:rsidR="00077796" w:rsidRDefault="00FF017B">
      <w:pPr>
        <w:pStyle w:val="BodyText"/>
        <w:spacing w:after="160"/>
      </w:pPr>
      <w:r>
        <w:t xml:space="preserve">Prior to construction, engineering survey and staking of the Project facilities will occur to support construction planning. These activities may include surveying and marking the authorization boundary at each crossing, road centerlines, collector-line and </w:t>
      </w:r>
      <w:commentRangeStart w:id="34"/>
      <w:del w:id="90526" w:author="Permitting Desk" w:date="2026-09-25T09:00:00Z">
        <w:r>
          <w:delText xml:space="preserve">pipeline</w:delText>
        </w:r>
      </w:del>
      <w:ins w:id="90527" w:author="Permitting Desk" w:date="2026-09-25T09:00:00Z">
        <w:r>
          <w:t xml:space="preserve">utility-line</w:t>
        </w:r>
      </w:ins>
      <w:commentRangeEnd w:id="34"/>
      <w:r>
        <w:rPr>
          <w:rStyle w:val="CommentReference"/>
        </w:rPr>
        <w:commentReference w:id="34"/>
      </w:r>
      <w:r>
        <w:t xml:space="preserve"> alignments, staging and material yards, and access routes. Temporary markers such as signs, flagging, and fencing may be installed to delineate access roads, work areas, and sensitive environmental resource areas. Entry onto Reclamation-administered land for survey requires prior authorization.</w:t>
      </w:r>
    </w:p>
    <w:p w14:paraId="61A46908" w14:textId="77777777" w:rsidR="00077796" w:rsidRDefault="00FF017B">
      <w:pPr>
        <w:pStyle w:val="BodyText"/>
        <w:spacing w:after="160"/>
      </w:pPr>
      <w:r>
        <w:t>Once the Project area is staked, pre-construction plant and wildlife surveys will occur if required prior to beginning ground clearing. Additional staking may be required just prior to construction to refresh earlier stakes and flagging or to delineate sensitive resource areas identified during the pre-construction field surveys.</w:t>
      </w:r>
    </w:p>
    <w:p w14:paraId="7B5E4A9E" w14:textId="77777777" w:rsidR="00077796" w:rsidRDefault="00FF017B">
      <w:pPr>
        <w:pStyle w:val="Heading2"/>
      </w:pPr>
      <w:bookmarkStart w:id="701" w:name="_Toc240358321"/>
      <w:r>
        <w:rPr>
          <w:b w:val="0"/>
        </w:rPr>
        <w:t>Clearing and Grading</w:t>
      </w:r>
      <w:bookmarkEnd w:id="701"/>
    </w:p>
    <w:p w14:paraId="6B61931F" w14:textId="09D413E7" w:rsidR="00077796" w:rsidRDefault="0B33BD35">
      <w:pPr>
        <w:pStyle w:val="BodyText"/>
        <w:spacing w:after="160"/>
      </w:pPr>
      <w:r>
        <w:t>Site development work will incorporate clearing, grubbing, and grading within the approved disturbance limits at each crossing. Vegetation clearing requirements will vary depending on site conditions. Where practicable, vegetation would be cut at ground level rather than removed, to preserve root structure and allow resprouting.</w:t>
      </w:r>
    </w:p>
    <w:p w14:paraId="1955F2B1" w14:textId="77777777" w:rsidR="00077796" w:rsidRDefault="00FF017B">
      <w:pPr>
        <w:pStyle w:val="Heading2"/>
      </w:pPr>
      <w:bookmarkStart w:id="702" w:name="_Toc240358322"/>
      <w:r>
        <w:rPr>
          <w:b w:val="0"/>
        </w:rPr>
        <w:t>Facility Construction Data</w:t>
      </w:r>
      <w:bookmarkEnd w:id="702"/>
    </w:p>
    <w:p w14:paraId="114C2F78" w14:textId="77777777" w:rsidR="00077796" w:rsidRDefault="00FF017B">
      <w:pPr>
        <w:pStyle w:val="Heading3"/>
      </w:pPr>
      <w:bookmarkStart w:id="703" w:name="_Toc240358323"/>
      <w:r>
        <w:rPr>
          <w:b w:val="0"/>
        </w:rPr>
        <w:t>Description of Construction Process</w:t>
      </w:r>
      <w:bookmarkEnd w:id="703"/>
    </w:p>
    <w:p w14:paraId="32C5C6CB" w14:textId="77777777" w:rsidR="00077796" w:rsidRDefault="00FF017B">
      <w:pPr>
        <w:pStyle w:val="BodyText"/>
        <w:spacing w:after="160"/>
      </w:pPr>
      <w:r>
        <w:t xml:space="preserve">The construction process would proceed in sequenced phases that may include mobilization and staging; pre-construction surveying, staking, and clearance verification; installation of BMPs; clearing, grubbing, and grading; road construction; collector-line and </w:t>
      </w:r>
      <w:del w:id="90528" w:author="Permitting Desk" w:date="2026-09-25T09:00:00Z">
        <w:r>
          <w:delText xml:space="preserve">pipeline</w:delText>
        </w:r>
      </w:del>
      <w:ins w:id="90529" w:author="Permitting Desk" w:date="2026-09-25T09:00:00Z">
        <w:r>
          <w:t xml:space="preserve">utility-line</w:t>
        </w:r>
      </w:ins>
      <w:r>
        <w:t xml:space="preserve"> installation; installation of drainage, gates, fencing, and markers; testing and commissioning; and demobilization, stabilization, and reclamation.</w:t>
      </w:r>
    </w:p>
    <w:p w14:paraId="68681610" w14:textId="5CF5770D" w:rsidR="00077796" w:rsidRDefault="0B33BD35">
      <w:pPr>
        <w:pStyle w:val="BodyText"/>
        <w:spacing w:after="160"/>
      </w:pPr>
      <w:r>
        <w:t>Mobilization may include establishment of laydown and staging yards, temporary field offices, contractor parking, sanitary facilities, equipment storage areas, and temporary utilities as required to support localized construction activities.</w:t>
      </w:r>
    </w:p>
    <w:p w14:paraId="7C23461D" w14:textId="77777777" w:rsidR="00077796" w:rsidRDefault="0B33BD35">
      <w:pPr>
        <w:pStyle w:val="BodyText"/>
        <w:spacing w:after="160"/>
      </w:pPr>
      <w:r>
        <w:t>Before ground-disturbing work begins, engineering surveys would verify the authorization boundary at each crossing, road and utility alignments, access routes, temporary work areas, and sensitive environmental-resource areas. Required pre-</w:t>
      </w:r>
      <w:bookmarkStart w:id="704" w:name="_Int_2qgflos9"/>
      <w:r>
        <w:t>construction</w:t>
      </w:r>
      <w:bookmarkEnd w:id="704"/>
      <w:r>
        <w:t xml:space="preserve"> biological, cultural, and paleontological surveys, utility locating, and pre-work clearances would be completed and documented before construction proceeds in the applicable area.</w:t>
      </w:r>
    </w:p>
    <w:p w14:paraId="7045D2B9" w14:textId="77777777" w:rsidR="00077796" w:rsidRDefault="00FF017B">
      <w:pPr>
        <w:pStyle w:val="BodyText"/>
        <w:spacing w:after="160"/>
      </w:pPr>
      <w:r>
        <w:t>Final construction sequencing, methods, equipment requirements, workforce needs, access routes, work-area locations, and temporary and permanent disturbance limits will be identified through detailed engineering and construction planning and provided in future iterations of the POD.</w:t>
      </w:r>
    </w:p>
    <w:p w14:paraId="41B1FDB7" w14:textId="77777777" w:rsidR="00077796" w:rsidRDefault="0B33BD35">
      <w:pPr>
        <w:pStyle w:val="Heading2"/>
      </w:pPr>
      <w:bookmarkStart w:id="705" w:name="_Toc240358324"/>
      <w:r>
        <w:rPr>
          <w:b w:val="0"/>
          <w:bCs w:val="0"/>
        </w:rPr>
        <w:lastRenderedPageBreak/>
        <w:t xml:space="preserve">Access to, and </w:t>
      </w:r>
      <w:bookmarkStart w:id="706" w:name="_Int_F6KCAECT"/>
      <w:r>
        <w:rPr>
          <w:b w:val="0"/>
          <w:bCs w:val="0"/>
        </w:rPr>
        <w:t>Along</w:t>
      </w:r>
      <w:bookmarkEnd w:id="706"/>
      <w:r>
        <w:rPr>
          <w:b w:val="0"/>
          <w:bCs w:val="0"/>
        </w:rPr>
        <w:t>, the Crossings During Construction</w:t>
      </w:r>
      <w:bookmarkEnd w:id="705"/>
    </w:p>
    <w:p w14:paraId="645F2EB8" w14:textId="77777777" w:rsidR="00077796" w:rsidRDefault="00FF017B">
      <w:pPr>
        <w:pStyle w:val="BodyText"/>
        <w:spacing w:after="160"/>
      </w:pPr>
      <w:r>
        <w:t>Construction personnel would use existing roads to transport materials and equipment to and from the crossings, work areas, and laydown and staging areas. The following types of access may be used during construction:</w:t>
      </w:r>
    </w:p>
    <w:p w14:paraId="32902F7F" w14:textId="77777777" w:rsidR="00077796" w:rsidRDefault="00FF017B">
      <w:pPr>
        <w:pStyle w:val="ListParagraph"/>
        <w:numPr>
          <w:ilvl w:val="0"/>
          <w:numId w:val="4"/>
        </w:numPr>
        <w:spacing w:after="80"/>
        <w:ind w:left="720"/>
      </w:pPr>
      <w:r>
        <w:t>Existing paved roads.</w:t>
      </w:r>
    </w:p>
    <w:p w14:paraId="607AEF21" w14:textId="77777777" w:rsidR="00077796" w:rsidRDefault="00FF017B">
      <w:pPr>
        <w:pStyle w:val="ListParagraph"/>
        <w:numPr>
          <w:ilvl w:val="0"/>
          <w:numId w:val="4"/>
        </w:numPr>
        <w:spacing w:after="80"/>
        <w:ind w:left="720"/>
      </w:pPr>
      <w:r>
        <w:t>Existing unpaved roads that do not require improvements.</w:t>
      </w:r>
    </w:p>
    <w:p w14:paraId="6734B694" w14:textId="77777777" w:rsidR="00077796" w:rsidRDefault="00FF017B">
      <w:pPr>
        <w:pStyle w:val="ListParagraph"/>
        <w:numPr>
          <w:ilvl w:val="0"/>
          <w:numId w:val="4"/>
        </w:numPr>
        <w:spacing w:after="80"/>
        <w:ind w:left="720"/>
      </w:pPr>
      <w:r>
        <w:t>Existing unpaved roads that may require improvements, such as widening, grading, blading, or aggregate placement, to accommodate construction equipment.</w:t>
      </w:r>
    </w:p>
    <w:p w14:paraId="6C4D33B0" w14:textId="77777777" w:rsidR="00077796" w:rsidRDefault="00FF017B">
      <w:pPr>
        <w:pStyle w:val="ListParagraph"/>
        <w:numPr>
          <w:ilvl w:val="0"/>
          <w:numId w:val="4"/>
        </w:numPr>
        <w:spacing w:after="80"/>
        <w:ind w:left="720"/>
      </w:pPr>
      <w:r>
        <w:t>New temporary access routes where existing access is unavailable or inadequate.</w:t>
      </w:r>
    </w:p>
    <w:p w14:paraId="68C4E4AA" w14:textId="77777777" w:rsidR="00077796" w:rsidRDefault="00FF017B">
      <w:pPr>
        <w:pStyle w:val="ListParagraph"/>
        <w:numPr>
          <w:ilvl w:val="0"/>
          <w:numId w:val="4"/>
        </w:numPr>
        <w:spacing w:after="80"/>
        <w:ind w:left="720"/>
      </w:pPr>
      <w:r>
        <w:t>New or improved permanent access roads within the authorized corner crossings.</w:t>
      </w:r>
    </w:p>
    <w:p w14:paraId="6485462A" w14:textId="31773419" w:rsidR="00077796" w:rsidRDefault="0B33BD35">
      <w:pPr>
        <w:pStyle w:val="BodyText"/>
        <w:spacing w:after="160"/>
      </w:pPr>
      <w:r>
        <w:t>The Project would use existing access roads wherever it is practicable. Reclamation and TCID operating roads would not be used for construction access without the prior written approval of Reclamation and TCID and would remain available for agency and District use. Upon completion of construction, temporary access routes not needed for operation and maintenance would be stabilized and reclaimed in accordance with approved reclamation measures.</w:t>
      </w:r>
    </w:p>
    <w:p w14:paraId="67E1B57D" w14:textId="77777777" w:rsidR="00077796" w:rsidRDefault="00FF017B">
      <w:pPr>
        <w:pStyle w:val="BodyText"/>
        <w:spacing w:after="160"/>
      </w:pPr>
      <w:r>
        <w:t>Measures would be implemented to reduce impacts associated with construction access, including water bars, rolling dips, drainage controls, erosion- and sediment-control measures, dust suppression, speed limits, and restrictions on travel during unsuitable soil or weather conditions. Sensitive areas may be avoided or clearly marked, and road use may be restricted during heavy rainfall, high winds, or other conditions that could increase erosion, rutting, dust, or resource impacts.</w:t>
      </w:r>
    </w:p>
    <w:p w14:paraId="58FC5C64" w14:textId="77777777" w:rsidR="00077796" w:rsidRDefault="00FF017B">
      <w:pPr>
        <w:pStyle w:val="Heading2"/>
      </w:pPr>
      <w:bookmarkStart w:id="707" w:name="_Toc240358325"/>
      <w:r>
        <w:rPr>
          <w:b w:val="0"/>
        </w:rPr>
        <w:t>Helicopter Use for Construction</w:t>
      </w:r>
      <w:bookmarkEnd w:id="707"/>
    </w:p>
    <w:p w14:paraId="64715C51" w14:textId="68A16960" w:rsidR="00077796" w:rsidRDefault="0B33BD35">
      <w:pPr>
        <w:pStyle w:val="BodyText"/>
        <w:spacing w:after="160"/>
      </w:pPr>
      <w:r>
        <w:t xml:space="preserve">Helicopter use is not anticipated for construction of the Project. The crossings are accessible by ground equipment. </w:t>
      </w:r>
    </w:p>
    <w:p w14:paraId="6BEF7028" w14:textId="77777777" w:rsidR="00077796" w:rsidRDefault="00FF017B">
      <w:pPr>
        <w:pStyle w:val="Heading2"/>
      </w:pPr>
      <w:bookmarkStart w:id="708" w:name="_Toc240358326"/>
      <w:r>
        <w:rPr>
          <w:b w:val="0"/>
        </w:rPr>
        <w:t>Contingency Planning</w:t>
      </w:r>
      <w:bookmarkEnd w:id="708"/>
    </w:p>
    <w:p w14:paraId="5BAE9B7A" w14:textId="3EF79AC3" w:rsidR="00077796" w:rsidRDefault="0B33BD35">
      <w:pPr>
        <w:pStyle w:val="BodyText"/>
        <w:spacing w:after="160"/>
      </w:pPr>
      <w:r>
        <w:t>Applicant, Reclamation, and TCID contact lists; emergency response and mobilization procedures for fire, spill, and medical events, and safety requirements will be maintained during construction. Safety plans, traffic control, and public notification procedures will be implemented as required. Reclamation and TCID would be notified promptly of any incident affecting or with the potential to affect a Newlands Project facility.</w:t>
      </w:r>
    </w:p>
    <w:p w14:paraId="548F755B" w14:textId="77777777" w:rsidR="00077796" w:rsidRDefault="00FF017B">
      <w:pPr>
        <w:pStyle w:val="Heading3"/>
      </w:pPr>
      <w:bookmarkStart w:id="709" w:name="_Toc240358327"/>
      <w:r>
        <w:rPr>
          <w:b w:val="0"/>
        </w:rPr>
        <w:t>Applicant Contacts</w:t>
      </w:r>
      <w:bookmarkEnd w:id="709"/>
    </w:p>
    <w:p w14:paraId="1E95FC54" w14:textId="5F537C4E" w:rsidR="00077796" w:rsidRDefault="0B33BD35">
      <w:pPr>
        <w:pStyle w:val="BodyText"/>
        <w:spacing w:after="160"/>
      </w:pPr>
      <w:r>
        <w:t xml:space="preserve">Applicant project manager, construction manager, and 24-hour emergency contact, with telephone numbers and email addresses to be updated in </w:t>
      </w:r>
      <w:bookmarkStart w:id="710" w:name="_Int_WFVy2D7X"/>
      <w:r>
        <w:t>future</w:t>
      </w:r>
      <w:bookmarkEnd w:id="710"/>
      <w:r>
        <w:t xml:space="preserve"> iterations of the POD and the COM Plan.</w:t>
      </w:r>
    </w:p>
    <w:p w14:paraId="7AFDD4F0" w14:textId="77777777" w:rsidR="00077796" w:rsidRDefault="00FF017B">
      <w:pPr>
        <w:pStyle w:val="Heading3"/>
      </w:pPr>
      <w:bookmarkStart w:id="711" w:name="_Toc240358328"/>
      <w:r>
        <w:rPr>
          <w:b w:val="0"/>
        </w:rPr>
        <w:lastRenderedPageBreak/>
        <w:t>Bureau of Reclamation Contacts</w:t>
      </w:r>
      <w:bookmarkEnd w:id="711"/>
    </w:p>
    <w:p w14:paraId="76DF04C1" w14:textId="38566B82" w:rsidR="00077796" w:rsidRDefault="0B33BD35">
      <w:pPr>
        <w:pStyle w:val="BodyText"/>
        <w:spacing w:after="160"/>
      </w:pPr>
      <w:r>
        <w:t xml:space="preserve">Bureau of Reclamation, Interior Region </w:t>
      </w:r>
      <w:del w:id="90530" w:author="Permitting Desk" w:date="2026-09-25T09:00:00Z">
        <w:r>
          <w:delText xml:space="preserve">10 —</w:delText>
        </w:r>
      </w:del>
      <w:ins w:id="90531" w:author="Permitting Desk" w:date="2026-09-25T09:00:00Z">
        <w:r>
          <w:t xml:space="preserve">10,</w:t>
        </w:r>
      </w:ins>
      <w:r>
        <w:t xml:space="preserve"> California-Great Basin, Lahontan Basin Area Office, 705 North Plaza Street, Suite 320, Carson City, Nevada 89701; telephone (775) 882-3436. Land use and crossing applications are directed to the Resources Division.</w:t>
      </w:r>
    </w:p>
    <w:p w14:paraId="267E76CD" w14:textId="77777777" w:rsidR="00077796" w:rsidRDefault="00FF017B">
      <w:pPr>
        <w:pStyle w:val="Heading3"/>
      </w:pPr>
      <w:bookmarkStart w:id="716" w:name="_Toc240358329"/>
      <w:r>
        <w:rPr>
          <w:b w:val="0"/>
        </w:rPr>
        <w:t>Truckee-Carson Irrigation District Contacts</w:t>
      </w:r>
      <w:bookmarkEnd w:id="716"/>
    </w:p>
    <w:p w14:paraId="5CA04DC5" w14:textId="77777777" w:rsidR="00077796" w:rsidRDefault="00FF017B">
      <w:pPr>
        <w:pStyle w:val="BodyText"/>
        <w:spacing w:after="160"/>
      </w:pPr>
      <w:r>
        <w:rPr>
          <w:highlight w:val="yellow"/>
        </w:rPr>
        <w:t>[INSERT: TCID point of contact for crossing agreements and for operation and maintenance coordination, with mailing address, telephone number, and email address]</w:t>
      </w:r>
      <w:r>
        <w:t>.</w:t>
      </w:r>
    </w:p>
    <w:p w14:paraId="0CD45A5B" w14:textId="77777777" w:rsidR="00077796" w:rsidRDefault="00FF017B">
      <w:pPr>
        <w:pStyle w:val="Heading2"/>
      </w:pPr>
      <w:bookmarkStart w:id="717" w:name="_Toc240358330"/>
      <w:r>
        <w:rPr>
          <w:b w:val="0"/>
        </w:rPr>
        <w:t>Safety Requirements</w:t>
      </w:r>
      <w:bookmarkEnd w:id="717"/>
    </w:p>
    <w:p w14:paraId="499B1C17" w14:textId="77777777" w:rsidR="00077796" w:rsidRDefault="0B33BD35">
      <w:pPr>
        <w:pStyle w:val="BodyText"/>
        <w:spacing w:after="160"/>
      </w:pPr>
      <w:r>
        <w:t xml:space="preserve">Applicant construction personnel, contractors, and inspectors will be required to take reasonable safety precautions and comply with all applicable federal, state, and municipal safety laws and building and construction codes, as well as the safety rules and regulations of the Project and the conditions of the Reclamation use authorization. All work performed by construction and maintenance crews will adhere to a Worker Environmental Awareness Program (WEAP) developed for the Project. Each employee or contractor tasked with construction, maintenance, or </w:t>
      </w:r>
      <w:bookmarkStart w:id="718" w:name="_Int_ISQjJwVO"/>
      <w:r>
        <w:t>inspection</w:t>
      </w:r>
      <w:bookmarkEnd w:id="718"/>
      <w:r>
        <w:t xml:space="preserve"> activities will be fully trained and qualified before being permitted to perform those tasks.</w:t>
      </w:r>
    </w:p>
    <w:p w14:paraId="5E917FB0" w14:textId="77777777" w:rsidR="00077796" w:rsidRDefault="00FF017B">
      <w:pPr>
        <w:pStyle w:val="BodyText"/>
        <w:spacing w:after="160"/>
      </w:pPr>
      <w:r>
        <w:t>WEAP training would address environmental protection and BMPs, including erosion and sediment control, dust suppression, cultural and paleontological avoidance and inadvertent discovery procedures, invasive species prevention, and the specific requirements applicable to work in the vicinity of Newlands Project facilities.</w:t>
      </w:r>
    </w:p>
    <w:p w14:paraId="0EDC5AE8" w14:textId="77777777" w:rsidR="00077796" w:rsidRDefault="00FF017B">
      <w:pPr>
        <w:pStyle w:val="Heading2"/>
      </w:pPr>
      <w:bookmarkStart w:id="719" w:name="_Toc240358331"/>
      <w:r>
        <w:rPr>
          <w:b w:val="0"/>
        </w:rPr>
        <w:t>Industrial wastes and toxic substances</w:t>
      </w:r>
      <w:bookmarkEnd w:id="719"/>
    </w:p>
    <w:p w14:paraId="36983333" w14:textId="77777777" w:rsidR="00077796" w:rsidRDefault="00FF017B">
      <w:pPr>
        <w:pStyle w:val="BodyText"/>
        <w:spacing w:after="160"/>
      </w:pPr>
      <w:r>
        <w:t>Construction and operational activities have the potential to involve the use, storage, and disposal of hazardous materials and industrial wastes. To minimize risks to human health and the environment, the following measures shall be implemented.</w:t>
      </w:r>
    </w:p>
    <w:p w14:paraId="07F0F8DB" w14:textId="77777777" w:rsidR="00077796" w:rsidRDefault="00FF017B">
      <w:pPr>
        <w:pStyle w:val="BodyText"/>
        <w:spacing w:after="160"/>
      </w:pPr>
      <w:r>
        <w:t>All construction vehicles and equipment shall be maintained in accordance with manufacturers' recommendations and inspected for leaks prior to entering the job site. Any discovered leaks shall be immediately contained using buckets, absorbent materials, or other appropriate containment measures until permanent repairs can be completed.</w:t>
      </w:r>
    </w:p>
    <w:p w14:paraId="4287AE6B" w14:textId="26F89AE1" w:rsidR="00077796" w:rsidRDefault="0B33BD35">
      <w:pPr>
        <w:pStyle w:val="BodyText"/>
        <w:spacing w:after="160"/>
      </w:pPr>
      <w:r>
        <w:t>All hazardous waste materials shall be properly characterized and labeled in accordance with 40 C.F.R. Part 262. A list of hazardous materials anticipated for use during Project construction is provided in Table 8. Hazardous material storage, equipment refueling, and equipment repair activities shall not occur within a Reclamation facility right-of-way and shall occur at a minimum of 50 feet from canals, drains, and other water features. All sanitary waste will be collected in portable facilities and serviced per local requirements. No hazardous material would be stored on Reclamation-administered land without the prior written approval of the authorized officer.</w:t>
      </w:r>
    </w:p>
    <w:p w14:paraId="6A3B15EF" w14:textId="77777777" w:rsidR="00077796" w:rsidRDefault="00FF017B">
      <w:pPr>
        <w:pStyle w:val="Caption"/>
        <w:spacing w:before="160" w:after="80"/>
      </w:pPr>
      <w:bookmarkStart w:id="720" w:name="_Toc236729025"/>
      <w:r>
        <w:lastRenderedPageBreak/>
        <w:t xml:space="preserve">Table </w:t>
      </w:r>
      <w:fldSimple w:instr=" SEQ Table \* ARABIC ">
        <w:r>
          <w:t>8</w:t>
        </w:r>
      </w:fldSimple>
      <w:r>
        <w:t>. Hazardous Materials Proposed for Project Use</w:t>
      </w:r>
      <w:bookmarkEnd w:id="720"/>
    </w:p>
    <w:tbl>
      <w:tblPr>
        <w:tblStyle w:val="TableGrid"/>
        <w:tblW w:w="9355" w:type="dxa"/>
        <w:tblLayout w:type="fixed"/>
        <w:tblLook w:val="04A0" w:firstRow="1" w:lastRow="0" w:firstColumn="1" w:lastColumn="0" w:noHBand="0" w:noVBand="1"/>
      </w:tblPr>
      <w:tblGrid>
        <w:gridCol w:w="4608"/>
        <w:gridCol w:w="4747"/>
      </w:tblGrid>
      <w:tr w:rsidR="00077796" w14:paraId="009D4FA8" w14:textId="77777777" w:rsidTr="00CB5E9B">
        <w:trPr>
          <w:tblHeader/>
        </w:trPr>
        <w:tc>
          <w:tcPr>
            <w:tcW w:w="4608" w:type="dxa"/>
            <w:shd w:val="clear" w:color="auto" w:fill="C0C0C0"/>
          </w:tcPr>
          <w:p w14:paraId="77C57492" w14:textId="77777777" w:rsidR="00077796" w:rsidRDefault="00FF017B">
            <w:pPr>
              <w:pStyle w:val="TableParagraph"/>
              <w:spacing w:before="40" w:after="40"/>
              <w:ind w:left="86"/>
              <w:jc w:val="center"/>
            </w:pPr>
            <w:r>
              <w:rPr>
                <w:b/>
                <w:sz w:val="18"/>
              </w:rPr>
              <w:t>Hazardous Material</w:t>
            </w:r>
          </w:p>
        </w:tc>
        <w:tc>
          <w:tcPr>
            <w:tcW w:w="4747" w:type="dxa"/>
            <w:shd w:val="clear" w:color="auto" w:fill="C0C0C0"/>
          </w:tcPr>
          <w:p w14:paraId="6D1603D1" w14:textId="77777777" w:rsidR="00077796" w:rsidRDefault="00FF017B">
            <w:pPr>
              <w:pStyle w:val="TableParagraph"/>
              <w:spacing w:before="40" w:after="40"/>
              <w:ind w:left="86"/>
              <w:jc w:val="center"/>
            </w:pPr>
            <w:r>
              <w:rPr>
                <w:b/>
                <w:sz w:val="18"/>
              </w:rPr>
              <w:t>Anticipated Use</w:t>
            </w:r>
          </w:p>
        </w:tc>
      </w:tr>
      <w:tr w:rsidR="00077796" w14:paraId="128101B3" w14:textId="77777777" w:rsidTr="00CB5E9B">
        <w:tc>
          <w:tcPr>
            <w:tcW w:w="4608" w:type="dxa"/>
          </w:tcPr>
          <w:p w14:paraId="2E0594B5" w14:textId="77777777" w:rsidR="00077796" w:rsidRDefault="00FF017B">
            <w:pPr>
              <w:pStyle w:val="TableParagraph"/>
              <w:spacing w:before="40" w:after="40"/>
              <w:ind w:left="86"/>
            </w:pPr>
            <w:r>
              <w:rPr>
                <w:sz w:val="17"/>
              </w:rPr>
              <w:t>Diesel fuel and gasoline</w:t>
            </w:r>
          </w:p>
        </w:tc>
        <w:tc>
          <w:tcPr>
            <w:tcW w:w="4747" w:type="dxa"/>
          </w:tcPr>
          <w:p w14:paraId="2726B1D5" w14:textId="77777777" w:rsidR="00077796" w:rsidRDefault="00FF017B">
            <w:pPr>
              <w:pStyle w:val="TableParagraph"/>
              <w:spacing w:before="40" w:after="40"/>
              <w:ind w:left="86"/>
            </w:pPr>
            <w:r>
              <w:rPr>
                <w:sz w:val="17"/>
              </w:rPr>
              <w:t>Equipment and vehicle fuel</w:t>
            </w:r>
          </w:p>
        </w:tc>
      </w:tr>
      <w:tr w:rsidR="00077796" w14:paraId="15DB4219" w14:textId="77777777" w:rsidTr="00CB5E9B">
        <w:tc>
          <w:tcPr>
            <w:tcW w:w="4608" w:type="dxa"/>
          </w:tcPr>
          <w:p w14:paraId="7A2AEC87" w14:textId="77777777" w:rsidR="00077796" w:rsidRDefault="00FF017B">
            <w:pPr>
              <w:pStyle w:val="TableParagraph"/>
              <w:spacing w:before="40" w:after="40"/>
              <w:ind w:left="86"/>
            </w:pPr>
            <w:r>
              <w:rPr>
                <w:sz w:val="17"/>
              </w:rPr>
              <w:t>Motor oil, gear oil, and lubricating grease</w:t>
            </w:r>
          </w:p>
        </w:tc>
        <w:tc>
          <w:tcPr>
            <w:tcW w:w="4747" w:type="dxa"/>
          </w:tcPr>
          <w:p w14:paraId="5BC0FDF3" w14:textId="77777777" w:rsidR="00077796" w:rsidRDefault="00FF017B">
            <w:pPr>
              <w:pStyle w:val="TableParagraph"/>
              <w:spacing w:before="40" w:after="40"/>
              <w:ind w:left="86"/>
            </w:pPr>
            <w:r>
              <w:rPr>
                <w:sz w:val="17"/>
              </w:rPr>
              <w:t>Equipment servicing</w:t>
            </w:r>
          </w:p>
        </w:tc>
      </w:tr>
      <w:tr w:rsidR="00077796" w14:paraId="31E645F6" w14:textId="77777777" w:rsidTr="00CB5E9B">
        <w:tc>
          <w:tcPr>
            <w:tcW w:w="4608" w:type="dxa"/>
          </w:tcPr>
          <w:p w14:paraId="1783855D" w14:textId="77777777" w:rsidR="00077796" w:rsidRDefault="00FF017B">
            <w:pPr>
              <w:pStyle w:val="TableParagraph"/>
              <w:spacing w:before="40" w:after="40"/>
              <w:ind w:left="86"/>
            </w:pPr>
            <w:r>
              <w:rPr>
                <w:sz w:val="17"/>
              </w:rPr>
              <w:t>Hydraulic fluid</w:t>
            </w:r>
          </w:p>
        </w:tc>
        <w:tc>
          <w:tcPr>
            <w:tcW w:w="4747" w:type="dxa"/>
          </w:tcPr>
          <w:p w14:paraId="2B9FF0D1" w14:textId="77777777" w:rsidR="00077796" w:rsidRDefault="00FF017B">
            <w:pPr>
              <w:pStyle w:val="TableParagraph"/>
              <w:spacing w:before="40" w:after="40"/>
              <w:ind w:left="86"/>
            </w:pPr>
            <w:r>
              <w:rPr>
                <w:sz w:val="17"/>
              </w:rPr>
              <w:t>Equipment operation and servicing</w:t>
            </w:r>
          </w:p>
        </w:tc>
      </w:tr>
      <w:tr w:rsidR="00077796" w14:paraId="5A2AFB6C" w14:textId="77777777" w:rsidTr="00CB5E9B">
        <w:tc>
          <w:tcPr>
            <w:tcW w:w="4608" w:type="dxa"/>
          </w:tcPr>
          <w:p w14:paraId="6A16C582" w14:textId="77777777" w:rsidR="00077796" w:rsidRDefault="00FF017B">
            <w:pPr>
              <w:pStyle w:val="TableParagraph"/>
              <w:spacing w:before="40" w:after="40"/>
              <w:ind w:left="86"/>
            </w:pPr>
            <w:r>
              <w:rPr>
                <w:sz w:val="17"/>
              </w:rPr>
              <w:t>Antifreeze and coolant</w:t>
            </w:r>
          </w:p>
        </w:tc>
        <w:tc>
          <w:tcPr>
            <w:tcW w:w="4747" w:type="dxa"/>
          </w:tcPr>
          <w:p w14:paraId="06A3EF96" w14:textId="77777777" w:rsidR="00077796" w:rsidRDefault="00FF017B">
            <w:pPr>
              <w:pStyle w:val="TableParagraph"/>
              <w:spacing w:before="40" w:after="40"/>
              <w:ind w:left="86"/>
            </w:pPr>
            <w:r>
              <w:rPr>
                <w:sz w:val="17"/>
              </w:rPr>
              <w:t>Equipment servicing</w:t>
            </w:r>
          </w:p>
        </w:tc>
      </w:tr>
      <w:tr w:rsidR="00077796" w14:paraId="2A1ED171" w14:textId="77777777" w:rsidTr="00CB5E9B">
        <w:tc>
          <w:tcPr>
            <w:tcW w:w="4608" w:type="dxa"/>
          </w:tcPr>
          <w:p w14:paraId="3DFC4556" w14:textId="77777777" w:rsidR="00077796" w:rsidRDefault="00FF017B">
            <w:pPr>
              <w:pStyle w:val="TableParagraph"/>
              <w:spacing w:before="40" w:after="40"/>
              <w:ind w:left="86"/>
            </w:pPr>
            <w:r>
              <w:rPr>
                <w:sz w:val="17"/>
              </w:rPr>
              <w:t>Transmission and brake fluid</w:t>
            </w:r>
          </w:p>
        </w:tc>
        <w:tc>
          <w:tcPr>
            <w:tcW w:w="4747" w:type="dxa"/>
          </w:tcPr>
          <w:p w14:paraId="11FCCBB0" w14:textId="77777777" w:rsidR="00077796" w:rsidRDefault="00FF017B">
            <w:pPr>
              <w:pStyle w:val="TableParagraph"/>
              <w:spacing w:before="40" w:after="40"/>
              <w:ind w:left="86"/>
            </w:pPr>
            <w:r>
              <w:rPr>
                <w:sz w:val="17"/>
              </w:rPr>
              <w:t>Equipment servicing</w:t>
            </w:r>
          </w:p>
        </w:tc>
      </w:tr>
      <w:tr w:rsidR="00077796" w14:paraId="77A81508" w14:textId="77777777" w:rsidTr="00CB5E9B">
        <w:tc>
          <w:tcPr>
            <w:tcW w:w="4608" w:type="dxa"/>
          </w:tcPr>
          <w:p w14:paraId="7B559FDC" w14:textId="77777777" w:rsidR="00077796" w:rsidRDefault="00FF017B">
            <w:pPr>
              <w:pStyle w:val="TableParagraph"/>
              <w:spacing w:before="40" w:after="40"/>
              <w:ind w:left="86"/>
            </w:pPr>
            <w:r>
              <w:rPr>
                <w:sz w:val="17"/>
              </w:rPr>
              <w:t>Solvents, degreasers, and parts cleaners</w:t>
            </w:r>
          </w:p>
        </w:tc>
        <w:tc>
          <w:tcPr>
            <w:tcW w:w="4747" w:type="dxa"/>
          </w:tcPr>
          <w:p w14:paraId="1EE2A386" w14:textId="77777777" w:rsidR="00077796" w:rsidRDefault="00FF017B">
            <w:pPr>
              <w:pStyle w:val="TableParagraph"/>
              <w:spacing w:before="40" w:after="40"/>
              <w:ind w:left="86"/>
            </w:pPr>
            <w:r>
              <w:rPr>
                <w:sz w:val="17"/>
              </w:rPr>
              <w:t>Equipment maintenance</w:t>
            </w:r>
          </w:p>
        </w:tc>
      </w:tr>
      <w:tr w:rsidR="00077796" w14:paraId="5CD5B254" w14:textId="77777777" w:rsidTr="00CB5E9B">
        <w:tc>
          <w:tcPr>
            <w:tcW w:w="4608" w:type="dxa"/>
          </w:tcPr>
          <w:p w14:paraId="063BCD72" w14:textId="77777777" w:rsidR="00077796" w:rsidRDefault="00FF017B">
            <w:pPr>
              <w:pStyle w:val="TableParagraph"/>
              <w:spacing w:before="40" w:after="40"/>
              <w:ind w:left="86"/>
            </w:pPr>
            <w:r>
              <w:rPr>
                <w:sz w:val="17"/>
              </w:rPr>
              <w:t>Paints, primers, coatings, and thinners</w:t>
            </w:r>
          </w:p>
        </w:tc>
        <w:tc>
          <w:tcPr>
            <w:tcW w:w="4747" w:type="dxa"/>
          </w:tcPr>
          <w:p w14:paraId="3F453381" w14:textId="77777777" w:rsidR="00077796" w:rsidRDefault="00FF017B">
            <w:pPr>
              <w:pStyle w:val="TableParagraph"/>
              <w:spacing w:before="40" w:after="40"/>
              <w:ind w:left="86"/>
            </w:pPr>
            <w:r>
              <w:rPr>
                <w:sz w:val="17"/>
              </w:rPr>
              <w:t>Marking, coating, and corrosion protection</w:t>
            </w:r>
          </w:p>
        </w:tc>
      </w:tr>
      <w:tr w:rsidR="00077796" w14:paraId="3B404EFE" w14:textId="77777777" w:rsidTr="00CB5E9B">
        <w:tc>
          <w:tcPr>
            <w:tcW w:w="4608" w:type="dxa"/>
          </w:tcPr>
          <w:p w14:paraId="0D2731E3" w14:textId="77777777" w:rsidR="00077796" w:rsidRDefault="00FF017B">
            <w:pPr>
              <w:pStyle w:val="TableParagraph"/>
              <w:spacing w:before="40" w:after="40"/>
              <w:ind w:left="86"/>
            </w:pPr>
            <w:r>
              <w:rPr>
                <w:sz w:val="17"/>
              </w:rPr>
              <w:t>Concrete, grout, and concrete admixtures</w:t>
            </w:r>
          </w:p>
        </w:tc>
        <w:tc>
          <w:tcPr>
            <w:tcW w:w="4747" w:type="dxa"/>
          </w:tcPr>
          <w:p w14:paraId="33B17E20" w14:textId="77777777" w:rsidR="00077796" w:rsidRDefault="00FF017B">
            <w:pPr>
              <w:pStyle w:val="TableParagraph"/>
              <w:spacing w:before="40" w:after="40"/>
              <w:ind w:left="86"/>
            </w:pPr>
            <w:r>
              <w:rPr>
                <w:sz w:val="17"/>
              </w:rPr>
              <w:t>Foundations and structures, if required</w:t>
            </w:r>
          </w:p>
        </w:tc>
      </w:tr>
      <w:tr w:rsidR="00077796" w14:paraId="14323FE0" w14:textId="77777777" w:rsidTr="00CB5E9B">
        <w:tc>
          <w:tcPr>
            <w:tcW w:w="4608" w:type="dxa"/>
          </w:tcPr>
          <w:p w14:paraId="2D23370C" w14:textId="77777777" w:rsidR="00077796" w:rsidRDefault="00FF017B">
            <w:pPr>
              <w:pStyle w:val="TableParagraph"/>
              <w:spacing w:before="40" w:after="40"/>
              <w:ind w:left="86"/>
            </w:pPr>
            <w:r>
              <w:rPr>
                <w:sz w:val="17"/>
              </w:rPr>
              <w:t>Compressed gases for welding and cutting</w:t>
            </w:r>
          </w:p>
        </w:tc>
        <w:tc>
          <w:tcPr>
            <w:tcW w:w="4747" w:type="dxa"/>
          </w:tcPr>
          <w:p w14:paraId="3B0399DB" w14:textId="77777777" w:rsidR="00077796" w:rsidRDefault="00FF017B">
            <w:pPr>
              <w:pStyle w:val="TableParagraph"/>
              <w:spacing w:before="40" w:after="40"/>
              <w:ind w:left="86"/>
            </w:pPr>
            <w:r>
              <w:rPr>
                <w:sz w:val="17"/>
              </w:rPr>
              <w:t>Not applicable; no natural gas pipeline is included</w:t>
            </w:r>
          </w:p>
        </w:tc>
      </w:tr>
      <w:tr w:rsidR="00077796" w14:paraId="4273FC2C" w14:textId="77777777" w:rsidTr="00CB5E9B">
        <w:tc>
          <w:tcPr>
            <w:tcW w:w="4608" w:type="dxa"/>
          </w:tcPr>
          <w:p w14:paraId="66C93BA1" w14:textId="77777777" w:rsidR="00077796" w:rsidRDefault="00FF017B">
            <w:pPr>
              <w:pStyle w:val="TableParagraph"/>
              <w:spacing w:before="40" w:after="40"/>
              <w:ind w:left="86"/>
            </w:pPr>
            <w:r>
              <w:rPr>
                <w:sz w:val="17"/>
              </w:rPr>
              <w:t>Not applicable; no natural gas pipeline is included</w:t>
            </w:r>
          </w:p>
        </w:tc>
        <w:tc>
          <w:tcPr>
            <w:tcW w:w="4747" w:type="dxa"/>
          </w:tcPr>
          <w:p w14:paraId="510185B9" w14:textId="77777777" w:rsidR="00077796" w:rsidRDefault="00FF017B">
            <w:pPr>
              <w:pStyle w:val="TableParagraph"/>
              <w:spacing w:before="40" w:after="40"/>
              <w:ind w:left="86"/>
            </w:pPr>
            <w:r>
              <w:rPr>
                <w:sz w:val="17"/>
              </w:rPr>
              <w:t>Not applicable; no natural gas pipeline is included</w:t>
            </w:r>
          </w:p>
        </w:tc>
      </w:tr>
      <w:tr w:rsidR="00077796" w14:paraId="587AF133" w14:textId="77777777" w:rsidTr="00CB5E9B">
        <w:tc>
          <w:tcPr>
            <w:tcW w:w="4608" w:type="dxa"/>
          </w:tcPr>
          <w:p w14:paraId="769E0863" w14:textId="77777777" w:rsidR="00077796" w:rsidRDefault="00FF017B">
            <w:pPr>
              <w:pStyle w:val="TableParagraph"/>
              <w:spacing w:before="40" w:after="40"/>
              <w:ind w:left="86"/>
            </w:pPr>
            <w:r>
              <w:rPr>
                <w:sz w:val="17"/>
              </w:rPr>
              <w:t>Batteries (vehicle and equipment)</w:t>
            </w:r>
          </w:p>
        </w:tc>
        <w:tc>
          <w:tcPr>
            <w:tcW w:w="4747" w:type="dxa"/>
          </w:tcPr>
          <w:p w14:paraId="27B4A717" w14:textId="77777777" w:rsidR="00077796" w:rsidRDefault="00FF017B">
            <w:pPr>
              <w:pStyle w:val="TableParagraph"/>
              <w:spacing w:before="40" w:after="40"/>
              <w:ind w:left="86"/>
            </w:pPr>
            <w:r>
              <w:rPr>
                <w:sz w:val="17"/>
              </w:rPr>
              <w:t>Equipment operation</w:t>
            </w:r>
          </w:p>
        </w:tc>
      </w:tr>
      <w:tr w:rsidR="00077796" w14:paraId="30100F6E" w14:textId="77777777" w:rsidTr="00CB5E9B">
        <w:tc>
          <w:tcPr>
            <w:tcW w:w="4608" w:type="dxa"/>
          </w:tcPr>
          <w:p w14:paraId="7F84152E" w14:textId="77777777" w:rsidR="00077796" w:rsidRDefault="00FF017B">
            <w:pPr>
              <w:pStyle w:val="TableParagraph"/>
              <w:spacing w:before="40" w:after="40"/>
              <w:ind w:left="86"/>
            </w:pPr>
            <w:r>
              <w:rPr>
                <w:sz w:val="17"/>
              </w:rPr>
              <w:t>Herbicides approved for use under the applicable federal permit</w:t>
            </w:r>
          </w:p>
        </w:tc>
        <w:tc>
          <w:tcPr>
            <w:tcW w:w="4747" w:type="dxa"/>
          </w:tcPr>
          <w:p w14:paraId="092D75E2" w14:textId="77777777" w:rsidR="00077796" w:rsidRDefault="00FF017B">
            <w:pPr>
              <w:pStyle w:val="TableParagraph"/>
              <w:spacing w:before="40" w:after="40"/>
              <w:ind w:left="86"/>
            </w:pPr>
            <w:r>
              <w:rPr>
                <w:sz w:val="17"/>
              </w:rPr>
              <w:t>Invasive species control</w:t>
            </w:r>
          </w:p>
        </w:tc>
      </w:tr>
      <w:tr w:rsidR="00077796" w14:paraId="0A78100E" w14:textId="77777777" w:rsidTr="00CB5E9B">
        <w:tc>
          <w:tcPr>
            <w:tcW w:w="4608" w:type="dxa"/>
          </w:tcPr>
          <w:p w14:paraId="732CCEDE" w14:textId="77777777" w:rsidR="00077796" w:rsidRDefault="00FF017B">
            <w:pPr>
              <w:pStyle w:val="TableParagraph"/>
              <w:spacing w:before="40" w:after="40"/>
              <w:ind w:left="86"/>
            </w:pPr>
            <w:r>
              <w:rPr>
                <w:sz w:val="17"/>
              </w:rPr>
              <w:t>Dust palliatives and soil stabilizers</w:t>
            </w:r>
          </w:p>
        </w:tc>
        <w:tc>
          <w:tcPr>
            <w:tcW w:w="4747" w:type="dxa"/>
          </w:tcPr>
          <w:p w14:paraId="190907AC" w14:textId="77777777" w:rsidR="00077796" w:rsidRDefault="00FF017B">
            <w:pPr>
              <w:pStyle w:val="TableParagraph"/>
              <w:spacing w:before="40" w:after="40"/>
              <w:ind w:left="86"/>
            </w:pPr>
            <w:r>
              <w:rPr>
                <w:sz w:val="17"/>
              </w:rPr>
              <w:t>Dust control and surface stabilization</w:t>
            </w:r>
          </w:p>
        </w:tc>
      </w:tr>
    </w:tbl>
    <w:p w14:paraId="097E5DA2" w14:textId="0494D78D" w:rsidR="345F98D0" w:rsidRDefault="345F98D0"/>
    <w:p w14:paraId="750BD824" w14:textId="77777777" w:rsidR="00077796" w:rsidRDefault="00FF017B">
      <w:pPr>
        <w:pStyle w:val="Heading2"/>
      </w:pPr>
      <w:bookmarkStart w:id="758" w:name="_Toc240358332"/>
      <w:r>
        <w:rPr>
          <w:b w:val="0"/>
        </w:rPr>
        <w:t>Demobilization, Reclamation, and Temporary Area Reinstatement</w:t>
      </w:r>
      <w:bookmarkEnd w:id="758"/>
    </w:p>
    <w:p w14:paraId="626FE2E6" w14:textId="77777777" w:rsidR="00077796" w:rsidRDefault="00FF017B">
      <w:pPr>
        <w:pStyle w:val="BodyText"/>
        <w:spacing w:after="160"/>
      </w:pPr>
      <w:r>
        <w:t>Temporary work areas, routes, and pads not retained for operation and maintenance will be reclaimed. Topsoil stripped during construction will be segregated and redistributed where practicable; disturbed areas will be decompacted, recontoured, and seeded with a Reclamation-approved native or site-appropriate seed mix. Success criteria, monitoring frequency, and contingency reseeding triggers will be provided in Section 9 and the COM Plan. A joint post-construction inspection with Reclamation and TCID would be conducted and as-built drawings provided.</w:t>
      </w:r>
    </w:p>
    <w:p w14:paraId="79607B46" w14:textId="49E618A4" w:rsidR="00077796" w:rsidRDefault="0B33BD35" w:rsidP="345F98D0">
      <w:pPr>
        <w:pStyle w:val="Heading1"/>
        <w:pBdr>
          <w:bottom w:val="single" w:sz="4" w:space="1" w:color="595959"/>
        </w:pBdr>
        <w:rPr>
          <w:b w:val="0"/>
          <w:bCs w:val="0"/>
        </w:rPr>
      </w:pPr>
      <w:bookmarkStart w:id="759" w:name="_Toc240358333"/>
      <w:r>
        <w:rPr>
          <w:b w:val="0"/>
          <w:bCs w:val="0"/>
        </w:rPr>
        <w:t>Resource Values and Environmental Concerns</w:t>
      </w:r>
      <w:bookmarkEnd w:id="759"/>
    </w:p>
    <w:p w14:paraId="056637F3" w14:textId="49EE022A" w:rsidR="00077796" w:rsidRDefault="0B33BD35">
      <w:pPr>
        <w:pStyle w:val="BodyText"/>
        <w:spacing w:after="160"/>
      </w:pPr>
      <w:r>
        <w:t xml:space="preserve">This section summarizes the resource values and environmental concerns identified for the Project based on a preliminary review of publicly available federal and state geospatial data and identifies the surveys and agency coordination required to complete the analysis. The evaluation covers the four corner crossings, the facilities carried within them, </w:t>
      </w:r>
      <w:ins w:id="90532" w:author="Permitting Desk" w:date="2026-09-25T09:00:00Z">
        <w:r>
          <w:t xml:space="preserve">the access road segment, </w:t>
        </w:r>
      </w:ins>
      <w:r>
        <w:t xml:space="preserve">and the associated temporary work areas. Field surveys, agency consultation, and the NEPA analysis would refine these findings, and identified avoidance, minimization, and mitigation measures, together with any monitoring commitments, would be documented in technical reports and incorporated into future iterations of the POD.</w:t>
      </w:r>
    </w:p>
    <w:p w14:paraId="3D7D2125" w14:textId="77777777" w:rsidR="00077796" w:rsidRDefault="00FF017B">
      <w:pPr>
        <w:pStyle w:val="BodyText"/>
        <w:spacing w:after="160"/>
      </w:pPr>
      <w:r>
        <w:t>The resource clearances described below are the gating items for a categorical exclusion determination. The Applicant proposes to commission them in parallel and in advance of the NEPA determination so that Reclamation can document the extraordinary-circumstances screen under 43 C.F.R. 46.215 on a complete record.</w:t>
      </w:r>
    </w:p>
    <w:p w14:paraId="046D674E" w14:textId="0EFE6E18" w:rsidR="00077796" w:rsidRDefault="0B33BD35">
      <w:pPr>
        <w:pStyle w:val="Heading2"/>
      </w:pPr>
      <w:bookmarkStart w:id="760" w:name="_Toc240358334"/>
      <w:r>
        <w:rPr>
          <w:b w:val="0"/>
          <w:bCs w:val="0"/>
        </w:rPr>
        <w:lastRenderedPageBreak/>
        <w:t>Location Regarding Existing Corridors</w:t>
      </w:r>
      <w:bookmarkEnd w:id="760"/>
    </w:p>
    <w:p w14:paraId="7420CD29" w14:textId="63964E77" w:rsidR="00077796" w:rsidRDefault="0B33BD35">
      <w:pPr>
        <w:pStyle w:val="BodyText"/>
        <w:spacing w:after="160"/>
      </w:pPr>
      <w:r>
        <w:t xml:space="preserve">The Project is in the Lahontan Valley at the western margin of the Forty Mile Desert, northeast of Hazen in Churchill County, Nevada. The four crossings are confined to small, discrete areas of Reclamation-administered land at shared section corners between private CHIP parcels. They are proposed as crossings of Reclamation land rather than as a longitudinal use of a Reclamation corridor, consistent with Reclamation policy that lateral encroachments </w:t>
      </w:r>
      <w:del w:id="90533" w:author="Permitting Desk" w:date="2026-09-25T09:00:00Z">
        <w:r>
          <w:delText xml:space="preserve">on</w:delText>
        </w:r>
      </w:del>
      <w:ins w:id="90534" w:author="Permitting Desk" w:date="2026-09-25T09:00:00Z">
        <w:r>
          <w:t xml:space="preserve">along</w:t>
        </w:r>
      </w:ins>
      <w:r>
        <w:t xml:space="preserve"> Reclamation </w:t>
      </w:r>
      <w:del w:id="90535" w:author="Permitting Desk" w:date="2026-09-25T09:00:00Z">
        <w:r>
          <w:delText xml:space="preserve">land</w:delText>
        </w:r>
      </w:del>
      <w:ins w:id="90536" w:author="Permitting Desk" w:date="2026-09-25T09:00:00Z">
        <w:r>
          <w:t xml:space="preserve">facility rights-of-way</w:t>
        </w:r>
      </w:ins>
      <w:r>
        <w:t xml:space="preserve"> are not authorized.</w:t>
      </w:r>
      <w:ins w:id="90537" w:author="Permitting Desk" w:date="2026-09-25T09:00:00Z">
        <w:r>
          <w:t xml:space="preserve"> The access road segment improves an existing gravel road alignment.</w:t>
        </w:r>
      </w:ins>
    </w:p>
    <w:p w14:paraId="77D12970" w14:textId="76E90597" w:rsidR="00BC58C1" w:rsidRDefault="733ED44A">
      <w:pPr>
        <w:pStyle w:val="BodyText"/>
        <w:spacing w:after="160"/>
      </w:pPr>
      <w:r>
        <w:t xml:space="preserve">The proposed crossing areas have not been identified within any existing corridors designated under Section 368 of the Energy Policy Act of 2005. </w:t>
      </w:r>
      <w:commentRangeStart w:id="35"/>
      <w:del w:id="90538" w:author="Permitting Desk" w:date="2026-09-25T09:00:00Z">
        <w:r>
          <w:delText xml:space="preserve">Three</w:delText>
        </w:r>
      </w:del>
      <w:ins w:id="90539" w:author="Permitting Desk" w:date="2026-09-25T09:00:00Z">
        <w:r>
          <w:t xml:space="preserve">Four</w:t>
        </w:r>
      </w:ins>
      <w:r>
        <w:t xml:space="preserve"> existing authorized </w:t>
      </w:r>
      <w:del w:id="90540" w:author="Permitting Desk" w:date="2026-09-25T09:00:00Z">
        <w:r>
          <w:delText xml:space="preserve">rights of way</w:delText>
        </w:r>
      </w:del>
      <w:ins w:id="90541" w:author="Permitting Desk" w:date="2026-09-25T09:00:00Z">
        <w:r>
          <w:t xml:space="preserve">rights-of-way</w:t>
        </w:r>
      </w:ins>
      <w:r>
        <w:t xml:space="preserve"> have been identified within the </w:t>
      </w:r>
      <w:del w:id="90542" w:author="Permitting Desk" w:date="2026-09-25T09:00:00Z">
        <w:r>
          <w:delText xml:space="preserve">Project.</w:delText>
        </w:r>
      </w:del>
      <w:ins w:id="90543" w:author="Permitting Desk" w:date="2026-09-25T09:00:00Z">
        <w:r>
          <w:t xml:space="preserve">Project [INSERT: re-verify locations against the remapped Corner Crossing 2 geometry].</w:t>
        </w:r>
      </w:ins>
      <w:commentRangeEnd w:id="35"/>
      <w:r>
        <w:rPr>
          <w:rStyle w:val="CommentReference"/>
        </w:rPr>
        <w:commentReference w:id="35"/>
      </w:r>
      <w:r>
        <w:t xml:space="preserve"> One existing authorized ROW (case serial number NVNV106178436, Other Energy Facilities) has been identified within the boundary of proposed Crossing 3, and three existing authorized rights of way (case serial number NVNV105973119, Non-Energy Facilities; case serial number NVNV105974795, Oil and Gas Facilities; and case serial number NVNV105972106, Non-Energy Facilities) have been identified within the boundary of proposed Crossing 2. The Applicant would confirm Section 368 corridor status and the location of any utility corridors designated in the Project area with the LBAO during the pre-application process. </w:t>
      </w:r>
    </w:p>
    <w:p w14:paraId="1F696498" w14:textId="6875862E" w:rsidR="00077796" w:rsidRDefault="60CA3FAA">
      <w:pPr>
        <w:pStyle w:val="Heading2"/>
        <w:spacing w:after="160"/>
        <w:rPr>
          <w:b w:val="0"/>
          <w:bCs w:val="0"/>
        </w:rPr>
      </w:pPr>
      <w:bookmarkStart w:id="765" w:name="_Toc240358335"/>
      <w:r>
        <w:rPr>
          <w:b w:val="0"/>
          <w:bCs w:val="0"/>
        </w:rPr>
        <w:t>Anticipated conflicts with resources or public health and safety</w:t>
      </w:r>
      <w:bookmarkEnd w:id="765"/>
    </w:p>
    <w:p w14:paraId="2944E134" w14:textId="77777777" w:rsidR="00077796" w:rsidRDefault="00FF017B">
      <w:pPr>
        <w:pStyle w:val="BodyText"/>
        <w:spacing w:after="160"/>
      </w:pPr>
      <w:r>
        <w:t>Potential considerations include air quality, noise, geologic hazards, mineral and energy resources, cultural and paleontological resources, water resources, vegetation, wildlife and special-status species, visual resources, land use and livestock grazing, Indian Trust Assets, and the integrity and continued operation of Newlands Project facilities. The Project would be designed to avoid impacts to environmental resources to the extent practicable. Impacts are anticipated to be primarily temporary, localized, and associated with construction, with the principal long-term features being the improved road surfaces and any aboveground collector-line structures within the crossings.</w:t>
      </w:r>
    </w:p>
    <w:p w14:paraId="52805464" w14:textId="77777777" w:rsidR="00077796" w:rsidRDefault="00FF017B">
      <w:pPr>
        <w:pStyle w:val="Heading3"/>
      </w:pPr>
      <w:bookmarkStart w:id="766" w:name="_Toc240358336"/>
      <w:r>
        <w:rPr>
          <w:b w:val="0"/>
        </w:rPr>
        <w:t>Air Quality</w:t>
      </w:r>
      <w:bookmarkEnd w:id="766"/>
    </w:p>
    <w:p w14:paraId="20326BA1" w14:textId="4CEBE7D7" w:rsidR="00077796" w:rsidRDefault="0B33BD35">
      <w:pPr>
        <w:pStyle w:val="BodyText"/>
        <w:spacing w:after="160"/>
      </w:pPr>
      <w:r>
        <w:t>Churchill County is designated attainment or unclassifiable for all National Ambient Air Quality Standards. Short-term air-quality effects would be limited primarily to fugitive dust and equipment exhaust generated during clearing, grading, trenching, and vehicle travel on unpaved roads. Dust-control measures may include application of water or approved palliatives, speed limits on unpaved roads, stabilization of inactive disturbed areas, track-out controls, and suspension of dust-generating activity during high winds. Long-term operational emissions would be limited to occasional inspection and maintenance vehicle traffic.</w:t>
      </w:r>
    </w:p>
    <w:p w14:paraId="4957B729" w14:textId="77777777" w:rsidR="00077796" w:rsidRDefault="00FF017B">
      <w:pPr>
        <w:pStyle w:val="Heading3"/>
      </w:pPr>
      <w:bookmarkStart w:id="767" w:name="_Toc240358337"/>
      <w:r>
        <w:rPr>
          <w:b w:val="0"/>
        </w:rPr>
        <w:t>Noise</w:t>
      </w:r>
      <w:bookmarkEnd w:id="767"/>
    </w:p>
    <w:p w14:paraId="451A7829" w14:textId="77777777" w:rsidR="00077796" w:rsidRDefault="00FF017B">
      <w:pPr>
        <w:pStyle w:val="BodyText"/>
        <w:spacing w:after="160"/>
      </w:pPr>
      <w:r>
        <w:t xml:space="preserve">Temporary increases in noise would occur during construction from equipment and vehicle operation, grading, trenching, and, if overhead collector lines are selected, pole setting. </w:t>
        <w:lastRenderedPageBreak/>
        <w:t>Construction noise would be intermittent, would attenuate rapidly with distance across the open basin, and would generally be limited to daytime hours. The Project area is sparsely developed. No continuous long-term noise source is proposed on Reclamation-administered land.</w:t>
      </w:r>
    </w:p>
    <w:p w14:paraId="238095B0" w14:textId="77777777" w:rsidR="00077796" w:rsidRDefault="00FF017B">
      <w:pPr>
        <w:pStyle w:val="Heading3"/>
      </w:pPr>
      <w:bookmarkStart w:id="768" w:name="_Toc240358338"/>
      <w:r>
        <w:rPr>
          <w:b w:val="0"/>
        </w:rPr>
        <w:t>Geologic Hazards</w:t>
      </w:r>
      <w:bookmarkEnd w:id="768"/>
    </w:p>
    <w:p w14:paraId="16FB3DC8" w14:textId="20947773" w:rsidR="00077796" w:rsidRDefault="0B33BD35">
      <w:pPr>
        <w:pStyle w:val="BodyText"/>
        <w:spacing w:after="160"/>
      </w:pPr>
      <w:r>
        <w:t>The Project area lies within the Basin and Range physiographic province, on a valley floor underlain by sediments of pluvial Lake Lahontan. Nevada is seismically active, and unconsolidated basin-fill sediments and shallow groundwater in portions of the Lahontan Valley may present liquefaction, settlement, and corrosive-soil considerations.  Where the Project is located on or adjacent to a Newlands Project facility, geotechnical work would also evaluate the potential for construction activity to affect the stability of nearby canal and drain embankments and would be coordinated with Reclamation and TCID.</w:t>
      </w:r>
    </w:p>
    <w:p w14:paraId="3F7DE804" w14:textId="77777777" w:rsidR="00077796" w:rsidRDefault="00FF017B">
      <w:pPr>
        <w:pStyle w:val="Heading3"/>
      </w:pPr>
      <w:bookmarkStart w:id="769" w:name="_Toc240358339"/>
      <w:r>
        <w:rPr>
          <w:b w:val="0"/>
        </w:rPr>
        <w:t>Mineral and Energy Resources</w:t>
      </w:r>
      <w:bookmarkEnd w:id="769"/>
    </w:p>
    <w:p w14:paraId="5C3AAA6F" w14:textId="77777777" w:rsidR="00077796" w:rsidRDefault="00FF017B">
      <w:pPr>
        <w:pStyle w:val="BodyText"/>
        <w:spacing w:after="160"/>
      </w:pPr>
      <w:r>
        <w:t>The Project area is within a region of active geothermal exploration and development; the Brady-Hazen Hot Springs area northeast of Hazen is a recognized geothermal resource area. Sand, gravel, and other mineral materials may also occur in the Project area. The Applicant would coordinate with Reclamation regarding any mineral interests associated with Reclamation-withdrawn or Reclamation-acquired land within the crossings, and would identify valid existing rights, mining claims, and authorized geothermal or mineral uses through the land-status review described in Section 6.4.</w:t>
      </w:r>
    </w:p>
    <w:p w14:paraId="51A93B04" w14:textId="77777777" w:rsidR="00077796" w:rsidRDefault="00FF017B">
      <w:pPr>
        <w:pStyle w:val="Heading3"/>
      </w:pPr>
      <w:bookmarkStart w:id="770" w:name="_Toc240358340"/>
      <w:r>
        <w:rPr>
          <w:b w:val="0"/>
        </w:rPr>
        <w:t>Cultural and Paleontological Resources</w:t>
      </w:r>
      <w:bookmarkEnd w:id="770"/>
    </w:p>
    <w:p w14:paraId="6449E85C" w14:textId="77777777" w:rsidR="00077796" w:rsidRDefault="00FF017B">
      <w:pPr>
        <w:pStyle w:val="BodyText"/>
        <w:spacing w:after="160"/>
      </w:pPr>
      <w:r>
        <w:t>The Project lies at the western edge of the Forty Mile Desert, the waterless crossing between the Humboldt Sink and the Truckee and Carson Rivers that formed one of the most difficult segments of the mid-nineteenth-century California emigrant route. The Lahontan Valley contains a dense prehistoric archaeological record associated with pluvial Lake Lahontan shorelines and marsh resources. Cultural resources are a principal consideration for this Project and a potential extraordinary circumstance defeating a categorical exclusion.</w:t>
      </w:r>
    </w:p>
    <w:p w14:paraId="0263FE72" w14:textId="77777777" w:rsidR="00077796" w:rsidRDefault="00FF017B">
      <w:pPr>
        <w:pStyle w:val="BodyText"/>
        <w:spacing w:after="160"/>
      </w:pPr>
      <w:r>
        <w:t>Issuance of the Reclamation use authorization is an undertaking subject to Section 106 of the National Historic Preservation Act. A Class I records search of the Nevada Cultural Resources Information System would be completed, followed by Class III pedestrian inventory of the areas of proposed disturbance, conducted by a qualified consultant. Eligibility and effect determinations would be made in consultation with Reclamation, the Nevada State Historic Preservation Office, and consulting Tribes. The 2016 Newlands Project operation and maintenance Programmatic Agreement governs Reclamation and TCID operation and maintenance and should not be assumed to cover new third-party construction, although it can inform the consultation.</w:t>
      </w:r>
    </w:p>
    <w:p w14:paraId="512519E7" w14:textId="77777777" w:rsidR="00077796" w:rsidRDefault="00FF017B">
      <w:pPr>
        <w:pStyle w:val="BodyText"/>
        <w:spacing w:after="160"/>
      </w:pPr>
      <w:r>
        <w:t xml:space="preserve">If historic properties are identified, the Project would avoid them by adjusting road and utility alignments within the crossings to the extent practicable. Where avoidance is not feasible, mitigation would be developed in consultation with Reclamation and the Nevada State Historic </w:t>
        <w:lastRenderedPageBreak/>
        <w:t>Preservation Office. The WEAP described in Section 7 would address inadvertent discoveries, and procedures would be established for halting work and notifying Reclamation and consulting Tribes in the event of a discovery, including compliance with the Native American Graves Protection and Repatriation Act on federal land.</w:t>
      </w:r>
    </w:p>
    <w:p w14:paraId="175F9F7F" w14:textId="130DFD6D" w:rsidR="00077796" w:rsidRDefault="0B33BD35">
      <w:pPr>
        <w:pStyle w:val="BodyText"/>
        <w:spacing w:after="160"/>
      </w:pPr>
      <w:r>
        <w:t>Paleontological resources may occur in the lacustrine sediments underlying the Project area.  The paleontological potential of geologic units within the disturbance footprint would be assessed using the BLM Potential Fossil Yield Classification (PFYC) system, and, where warranted, a mitigation and monitoring plan would be implemented in accordance with BLM Manual MS-8270, Paleontological Resource Management, and BLM Handbook H-8270-1, General Procedural Guidance for Paleontological Resource Management.</w:t>
      </w:r>
    </w:p>
    <w:p w14:paraId="4A7676D2" w14:textId="77777777" w:rsidR="00077796" w:rsidRDefault="00FF017B">
      <w:pPr>
        <w:pStyle w:val="Heading3"/>
      </w:pPr>
      <w:bookmarkStart w:id="771" w:name="_Toc240358341"/>
      <w:r>
        <w:rPr>
          <w:b w:val="0"/>
        </w:rPr>
        <w:t>Water</w:t>
      </w:r>
      <w:bookmarkEnd w:id="771"/>
    </w:p>
    <w:p w14:paraId="3DB92C28" w14:textId="3F63D907" w:rsidR="00077796" w:rsidRDefault="61A54534">
      <w:pPr>
        <w:pStyle w:val="BodyText"/>
        <w:spacing w:after="160"/>
      </w:pPr>
      <w:r>
        <w:t xml:space="preserve">No Newlands Project conveyances </w:t>
      </w:r>
      <w:del w:id="90544" w:author="Permitting Desk" w:date="2026-09-25T09:00:00Z">
        <w:r>
          <w:delText xml:space="preserve">lie</w:delText>
        </w:r>
      </w:del>
      <w:ins w:id="90545" w:author="Permitting Desk" w:date="2026-09-25T09:00:00Z">
        <w:r>
          <w:t xml:space="preserve">have been identified</w:t>
        </w:r>
      </w:ins>
      <w:r>
        <w:t xml:space="preserve"> within a proposed corner </w:t>
      </w:r>
      <w:del w:id="90546" w:author="Permitting Desk" w:date="2026-09-25T09:00:00Z">
        <w:r>
          <w:delText xml:space="preserve">crossing.</w:delText>
        </w:r>
      </w:del>
      <w:ins w:id="90547" w:author="Permitting Desk" w:date="2026-09-25T09:00:00Z">
        <w:r>
          <w:t xml:space="preserve">crossing [INSERT: confirm whether the excavated feature (R4SBCx) in Corner Crossing 2 is a Newlands Project facility].</w:t>
        </w:r>
      </w:ins>
      <w:r>
        <w:t xml:space="preserve"> A preliminary review of National Hydrography Dataset data indicates that two unnamed ephemeral streams cross through the proposed corner crossings; one through Crossing 2 (the northeastern corner crossing) and one through Crossing 3 (the southwestern corner crossing). The Lahontan Valley wetlands are a recognized feature of the region, and wetlands and floodplain screening is an element of the extraordinary circumstances review under 43 C.F.R. 46.215. There are three National Wetlands Inventory riverine features within the proposed corner crossings; an excavated, seasonally flooded, intermittent riverine streambed (code R4SBCx) and an intermittently flooded riverine streambed (code R4SBJ) in Crossing 2, and a seasonally flooded riverine streambed (code R4SBC) in Crossing 3. </w:t>
      </w:r>
    </w:p>
    <w:p w14:paraId="03DFDA85" w14:textId="79B83B41" w:rsidR="00077796" w:rsidRDefault="00FF017B">
      <w:pPr>
        <w:pStyle w:val="BodyText"/>
        <w:spacing w:after="160"/>
      </w:pPr>
      <w:r>
        <w:t>An aquatic resources delineation would be completed to determine whether waters of the United States would be affected and whether authorization under Section 404 of the Clean Water Act is required. Following Sackett v. EPA (2023), many isolated desert features fall outside Clean Water Act jurisdiction.</w:t>
      </w:r>
    </w:p>
    <w:p w14:paraId="3DCEC794" w14:textId="77777777" w:rsidR="00077796" w:rsidRDefault="00FF017B">
      <w:pPr>
        <w:pStyle w:val="BodyText"/>
        <w:spacing w:after="160"/>
      </w:pPr>
      <w:r>
        <w:t>Work on or adjacent to Reclamation facilities would comply with Reclamation crossing requirements. No structures, foundations, or guy anchors would be placed within a Reclamation canal or drain right-of-way; surface runoff would not be directed toward Reclamation canal embankments; and stormwater from the Project would be managed outside the Reclamation right-of-way. Coordination with Reclamation and TCID would occur before any work within or adjacent to Reclamation facilities, including entry for survey and geotechnical investigation.</w:t>
      </w:r>
    </w:p>
    <w:p w14:paraId="40CB5980" w14:textId="77777777" w:rsidR="00077796" w:rsidRDefault="0B33BD35">
      <w:pPr>
        <w:pStyle w:val="BodyText"/>
        <w:spacing w:after="160"/>
      </w:pPr>
      <w:bookmarkStart w:id="779" w:name="_Int_SebU2J9V"/>
      <w:r>
        <w:t>Construction</w:t>
      </w:r>
      <w:bookmarkEnd w:id="779"/>
      <w:r>
        <w:t xml:space="preserve"> stormwater discharges would be covered under the applicable Nevada Division of Environmental Protection general permit if thresholds are met, and a Stormwater Pollution Prevention Plan would be prepared. Water required for construction, including dust suppression and concrete, would be obtained from permitted sources, and water rights and delivery arrangements would be confirmed before construction. Water would not be drawn from a Newlands Project facility without a separate agreement with Reclamation and TCID.</w:t>
      </w:r>
    </w:p>
    <w:p w14:paraId="54354A15" w14:textId="77777777" w:rsidR="00077796" w:rsidRDefault="00FF017B">
      <w:pPr>
        <w:pStyle w:val="Heading3"/>
      </w:pPr>
      <w:bookmarkStart w:id="780" w:name="_Toc240358342"/>
      <w:r>
        <w:rPr>
          <w:b w:val="0"/>
        </w:rPr>
        <w:lastRenderedPageBreak/>
        <w:t>Vegetation</w:t>
      </w:r>
      <w:bookmarkEnd w:id="780"/>
    </w:p>
    <w:p w14:paraId="1B67E584" w14:textId="77777777" w:rsidR="00077796" w:rsidRDefault="00FF017B">
      <w:pPr>
        <w:pStyle w:val="BodyText"/>
        <w:spacing w:after="160"/>
      </w:pPr>
      <w:r>
        <w:t>Vegetation in the Project area is characteristic of the Lahontan Basin and consists primarily of salt desert shrub communities dominated by greasewood, shadscale, and other saltbush species, with rabbitbrush and annual grasses in disturbed areas. Vegetation communities and the presence of special-status plant species would be documented through botanical survey during the appropriate identification period.</w:t>
      </w:r>
    </w:p>
    <w:p w14:paraId="7BDCC347" w14:textId="77777777" w:rsidR="00077796" w:rsidRDefault="00FF017B">
      <w:pPr>
        <w:pStyle w:val="BodyText"/>
        <w:spacing w:after="160"/>
      </w:pPr>
      <w:r>
        <w:t xml:space="preserve">Surface disturbance would be limited to the corner crossings, the facilities within them,</w:t>
      </w:r>
      <w:ins w:id="90548" w:author="Permitting Desk" w:date="2026-09-25T09:00:00Z">
        <w:r>
          <w:t xml:space="preserve"> the access road segment,</w:t>
        </w:r>
      </w:ins>
      <w:r>
        <w:t xml:space="preserve"> and temporary construction areas. Wherever practicable, existing vegetation would be left in place; where vegetation must be removed, it would be cut at ground level where practicable to preserve root structure and allow resprouting. Temporarily disturbed areas would be recontoured and revegetated in accordance with Reclamation and landowner requirements.</w:t>
      </w:r>
    </w:p>
    <w:p w14:paraId="5F3C8230" w14:textId="31DAA66B" w:rsidR="00077796" w:rsidRDefault="0B33BD35">
      <w:pPr>
        <w:pStyle w:val="BodyText"/>
        <w:spacing w:after="160"/>
      </w:pPr>
      <w:r>
        <w:t xml:space="preserve">Noxious and invasive weed introduction and spread are a recognized risk in the Lahontan Basin. A weed management plan would be developed to identify pre-construction surveys, equipment cleaning and inspection protocols, use of certified weed-free materials, treatment of infestations, and post-construction monitoring. The proposed crossings do not lie in any current grazing allotments. </w:t>
      </w:r>
    </w:p>
    <w:p w14:paraId="2F5B4DF8" w14:textId="77777777" w:rsidR="00077796" w:rsidRDefault="00FF017B">
      <w:pPr>
        <w:pStyle w:val="Heading3"/>
      </w:pPr>
      <w:bookmarkStart w:id="781" w:name="_Toc240358343"/>
      <w:r>
        <w:rPr>
          <w:b w:val="0"/>
        </w:rPr>
        <w:t>Wildlife and Threatened and Endangered Species</w:t>
      </w:r>
      <w:bookmarkEnd w:id="781"/>
    </w:p>
    <w:p w14:paraId="5CCAF776" w14:textId="77777777" w:rsidR="00077796" w:rsidRDefault="00FF017B">
      <w:pPr>
        <w:pStyle w:val="BodyText"/>
        <w:spacing w:after="160"/>
      </w:pPr>
      <w:r>
        <w:t>A preliminary review of U.S. Fish and Wildlife Service data indicates that no designated critical habitat for federally listed species occurs within the Project area. Federally listed, proposed, and candidate species with the potential to occur in the Project area would be identified through the U.S. Fish and Wildlife Service Information for Planning and Consultation system, and the need for consultation under Section 7 of the Endangered Species Act would be determined in coordination with Reclamation and the Service. Effects on listed species or designated critical habitat are an extraordinary circumstance under 43 C.F.R. 46.215.</w:t>
      </w:r>
    </w:p>
    <w:p w14:paraId="718457EF" w14:textId="77777777" w:rsidR="00077796" w:rsidRDefault="00FF017B">
      <w:pPr>
        <w:pStyle w:val="BodyText"/>
        <w:spacing w:after="160"/>
      </w:pPr>
      <w:r>
        <w:t xml:space="preserve">Habitat in the Project area supports wildlife typical of Great Basin salt desert shrub communities, including small mammals, reptiles, raptors, and passerine birds. Pre-construction wildlife surveys, including surveys for nesting migratory birds and raptors within the appropriate season, would be conducted in coordination with Reclamation and the Nevada Department of Wildlife. If active nests are identified, appropriate buffers or timing restrictions would be applied until young have fledged. Pre-construction surveys would be scheduled within the appropriate seasonal windows immediately ahead of ground disturbance and </w:t>
      </w:r>
      <w:commentRangeStart w:id="36"/>
      <w:del w:id="90549" w:author="Permitting Desk" w:date="2026-09-25T09:00:00Z">
        <w:r>
          <w:delText xml:space="preserve">are</w:delText>
        </w:r>
      </w:del>
      <w:ins w:id="90550" w:author="Permitting Desk" w:date="2026-09-25T09:00:00Z">
        <w:r>
          <w:t xml:space="preserve">survey</w:t>
        </w:r>
      </w:ins>
      <w:r>
        <w:t xml:space="preserve"> </w:t>
      </w:r>
      <w:del w:id="90551" w:author="Permitting Desk" w:date="2026-09-25T09:00:00Z">
        <w:r>
          <w:delText xml:space="preserve">not</w:delText>
        </w:r>
      </w:del>
      <w:ins w:id="90552" w:author="Permitting Desk" w:date="2026-09-25T09:00:00Z">
        <w:r>
          <w:t xml:space="preserve">timing</w:t>
        </w:r>
      </w:ins>
      <w:r>
        <w:t xml:space="preserve"> </w:t>
      </w:r>
      <w:del w:id="90553" w:author="Permitting Desk" w:date="2026-09-25T09:00:00Z">
        <w:r>
          <w:delText xml:space="preserve">anticipated</w:delText>
        </w:r>
      </w:del>
      <w:ins w:id="90554" w:author="Permitting Desk" w:date="2026-09-25T09:00:00Z">
        <w:r>
          <w:t xml:space="preserve">would</w:t>
        </w:r>
      </w:ins>
      <w:r>
        <w:t xml:space="preserve"> </w:t>
      </w:r>
      <w:del w:id="90555" w:author="Permitting Desk" w:date="2026-09-25T09:00:00Z">
        <w:r>
          <w:delText xml:space="preserve">to</w:delText>
        </w:r>
      </w:del>
      <w:ins w:id="90556" w:author="Permitting Desk" w:date="2026-09-25T09:00:00Z">
        <w:r>
          <w:t xml:space="preserve">be</w:t>
        </w:r>
      </w:ins>
      <w:r>
        <w:t xml:space="preserve"> </w:t>
      </w:r>
      <w:del w:id="90557" w:author="Permitting Desk" w:date="2026-09-25T09:00:00Z">
        <w:r>
          <w:delText xml:space="preserve">delay</w:delText>
        </w:r>
      </w:del>
      <w:ins w:id="90558" w:author="Permitting Desk" w:date="2026-09-25T09:00:00Z">
        <w:r>
          <w:t xml:space="preserve">coordinated with</w:t>
        </w:r>
      </w:ins>
      <w:r>
        <w:t xml:space="preserve"> the </w:t>
      </w:r>
      <w:del w:id="90559" w:author="Permitting Desk" w:date="2026-09-25T09:00:00Z">
        <w:r>
          <w:delText xml:space="preserve">start of </w:delText>
        </w:r>
      </w:del>
      <w:r>
        <w:t xml:space="preserve">construction </w:t>
      </w:r>
      <w:del w:id="90560" w:author="Permitting Desk" w:date="2026-09-25T09:00:00Z">
        <w:r>
          <w:rPr>
            <w:highlight w:val="yellow"/>
          </w:rPr>
          <w:delText xml:space="preserve">[INSERT: confirm the anticipated construction start date and survey schedule]</w:delText>
        </w:r>
        <w:r>
          <w:delText xml:space="preserve">.</w:delText>
        </w:r>
      </w:del>
      <w:ins w:id="90561" w:author="Permitting Desk" w:date="2026-09-25T09:00:00Z">
        <w:r>
          <w:rPr>
            <w:highlight w:val="yellow"/>
          </w:rPr>
          <w:t xml:space="preserve">schedule.</w:t>
        </w:r>
      </w:ins>
      <w:commentRangeEnd w:id="36"/>
      <w:r>
        <w:rPr>
          <w:rStyle w:val="CommentReference"/>
        </w:rPr>
        <w:commentReference w:id="36"/>
      </w:r>
    </w:p>
    <w:p w14:paraId="7D2E6581" w14:textId="77777777" w:rsidR="00077796" w:rsidRDefault="00FF017B">
      <w:pPr>
        <w:pStyle w:val="BodyText"/>
        <w:spacing w:after="160"/>
      </w:pPr>
      <w:r>
        <w:t>If overhead collector lines are selected, they would be designed in accordance with current Avian Power Line Interaction Committee suggested practices for avian protection and collision reduction to manage Migratory Bird Treaty Act and Bald and Golden Eagle Protection Act exposure, which is a live issue in this region given raven and raptor presence. Where warranted, line-marking devices would be installed to reduce collision risk. Excavations would be secured when unattended to prevent wildlife entrapment, and open trenches and holes would be covered, ramped, or fenced.</w:t>
      </w:r>
    </w:p>
    <w:p w14:paraId="77F90577" w14:textId="77777777" w:rsidR="00077796" w:rsidRDefault="00FF017B">
      <w:pPr>
        <w:pStyle w:val="Heading3"/>
      </w:pPr>
      <w:bookmarkStart w:id="785" w:name="_Toc240358344"/>
      <w:r>
        <w:rPr>
          <w:b w:val="0"/>
        </w:rPr>
        <w:lastRenderedPageBreak/>
        <w:t>Visual Resources</w:t>
      </w:r>
      <w:bookmarkEnd w:id="785"/>
    </w:p>
    <w:p w14:paraId="4B536E0B" w14:textId="25A151D2" w:rsidR="00077796" w:rsidRDefault="0B33BD35" w:rsidP="345F98D0">
      <w:pPr>
        <w:pStyle w:val="BodyText"/>
        <w:spacing w:after="160"/>
      </w:pPr>
      <w:r>
        <w:t>Reclamation does not administer a visual resource management class system comparable to the BLM system. The crossings are small, ground-level features in an open basin landscape that already contains roads, agricultural land, railroad infrastructure, and industrial development near Hazen. If overhead collector lines are selected, non-specular conductors and non-reflective structure finishes would be used to reduce visual contrast.Land Use, Recreation, and Livestock Grazing</w:t>
      </w:r>
    </w:p>
    <w:p w14:paraId="5AB16A12" w14:textId="77777777" w:rsidR="00077796" w:rsidRDefault="00FF017B">
      <w:pPr>
        <w:pStyle w:val="BodyText"/>
        <w:spacing w:after="160"/>
      </w:pPr>
      <w:r>
        <w:t>Land use in the Project area consists of open rangeland, irrigated agriculture associated with the Newlands Project, transportation and railroad corridors, and the private industrial development proposed at CHIP. Construction would result in temporary, localized restrictions on access within active work areas. The Applicant would coordinate with Reclamation and TCID regarding temporary restrictions and continued agency access, with any grazing permittee regarding range improvements and livestock control, and with Churchill County regarding road access and encroachment permits. Existing authorized uses, including roads, utilities, and land-use authorizations held by others, would be identified through the land-status review and accommodated in final design.</w:t>
      </w:r>
    </w:p>
    <w:p w14:paraId="633F18B7" w14:textId="77777777" w:rsidR="00077796" w:rsidRDefault="00FF017B">
      <w:pPr>
        <w:pStyle w:val="Heading3"/>
      </w:pPr>
      <w:bookmarkStart w:id="786" w:name="_Toc240358345"/>
      <w:r>
        <w:rPr>
          <w:b w:val="0"/>
        </w:rPr>
        <w:t>Bureau of Reclamation Lands and Facilities</w:t>
      </w:r>
      <w:bookmarkEnd w:id="786"/>
    </w:p>
    <w:p w14:paraId="06A41F11" w14:textId="77777777" w:rsidR="00077796" w:rsidRDefault="00FF017B">
      <w:pPr>
        <w:pStyle w:val="BodyText"/>
        <w:spacing w:after="160"/>
      </w:pPr>
      <w:r>
        <w:t xml:space="preserve">The principal resource concerns on Reclamation-administered land are the continued integrity and safe operation of Newlands Project facilities, uninterrupted Reclamation and TCID access for operation and maintenance, and compatibility of the proposed use with authorized project purposes. The Project would be designed so that no structures are placed within a Reclamation facility right-of-way, crossings are oriented approximately perpendicular to the facility, required vertical clearances are maintained at elevated conductor temperature, and drainage is not directed toward canal or drain embankments. Gates installed within a Reclamation right-of-way would be sized to accommodate Reclamation and TCID equipment, and operating roads would remain available for Reclamation and TCID use at all times. Utility marker signs identifying the owner, an emergency contact, and, for electrical facilities, the line voltage and available clearance, would be installed at facility crossings. A joint pre-construction inspection with Reclamation and TCID would be conducted, hand tools would be used in the immediate vicinity of Reclamation facilities, and as-built drawings would be provided following construction. Changes to existing roads on private land, including any closure or realignment of county-inventory routes within the development parcels, are outside the requested authorization and would be addressed through Churchill County processes; where an existing route supports Reclamation or TCID access to Newlands Project facilities, continued access would be maintained or an equivalent alternative provided in coordination with Reclamation and TCID.</w:t>
      </w:r>
    </w:p>
    <w:p w14:paraId="614888F2" w14:textId="77777777" w:rsidR="00077796" w:rsidRDefault="00FF017B">
      <w:pPr>
        <w:pStyle w:val="Heading3"/>
      </w:pPr>
      <w:bookmarkStart w:id="790" w:name="_Toc240358346"/>
      <w:r>
        <w:rPr>
          <w:b w:val="0"/>
        </w:rPr>
        <w:t>Indian Trust Assets</w:t>
      </w:r>
      <w:bookmarkEnd w:id="790"/>
    </w:p>
    <w:p w14:paraId="36BA877A" w14:textId="77777777" w:rsidR="00077796" w:rsidRDefault="00FF017B">
      <w:pPr>
        <w:pStyle w:val="BodyText"/>
        <w:spacing w:after="160"/>
      </w:pPr>
      <w:r>
        <w:t xml:space="preserve">The Newlands Project carries active Secretarial trust duties to the Pyramid Lake Paiute Tribe and the Fallon Paiute-Shoshone Tribe. An Indian Trust Assets assessment is a mandatory element of Reclamation's environmental </w:t>
      </w:r>
      <w:commentRangeStart w:id="37"/>
      <w:del w:id="90562" w:author="Permitting Desk" w:date="2026-09-25T09:00:00Z">
        <w:r>
          <w:delText xml:space="preserve">review and a potential extraordinary circumstance under 43 C.F.R. 46.215.</w:delText>
        </w:r>
      </w:del>
      <w:ins w:id="90563" w:author="Permitting Desk" w:date="2026-09-25T09:00:00Z">
        <w:r>
          <w:t xml:space="preserve">review.</w:t>
        </w:r>
      </w:ins>
      <w:commentRangeEnd w:id="37"/>
      <w:r>
        <w:rPr>
          <w:rStyle w:val="CommentReference"/>
        </w:rPr>
        <w:commentReference w:id="37"/>
      </w:r>
      <w:r>
        <w:t xml:space="preserve"> The assessment would evaluate whether the Project has the potential to affect water rights, water quality, land, minerals, or other assets held in trust by the United States for a Tribe or individual Indian. The Applicant would support the assessment and would accommodate the results in Project design where practicable.</w:t>
      </w:r>
    </w:p>
    <w:p w14:paraId="2CEC2BD0" w14:textId="77777777" w:rsidR="00077796" w:rsidRDefault="00FF017B">
      <w:pPr>
        <w:pStyle w:val="Heading1"/>
      </w:pPr>
      <w:bookmarkStart w:id="791" w:name="_Toc240358347"/>
      <w:r>
        <w:rPr>
          <w:b w:val="0"/>
        </w:rPr>
        <w:t>Stabilization And Rehabilitation</w:t>
      </w:r>
      <w:bookmarkEnd w:id="791"/>
    </w:p>
    <w:p w14:paraId="7B5991E4" w14:textId="28E953E5" w:rsidR="00077796" w:rsidRDefault="0B33BD35">
      <w:pPr>
        <w:pStyle w:val="BodyText"/>
        <w:spacing w:after="160"/>
      </w:pPr>
      <w:r>
        <w:t xml:space="preserve">Rehabilitation of temporarily disturbed areas will be implemented to promote long-term site recovery and to meet </w:t>
      </w:r>
      <w:bookmarkStart w:id="792" w:name="_Int_DWhincvz"/>
      <w:r>
        <w:t>Reclamation</w:t>
      </w:r>
      <w:bookmarkEnd w:id="792"/>
      <w:r>
        <w:t xml:space="preserve"> </w:t>
      </w:r>
      <w:bookmarkStart w:id="793" w:name="_Int_LNxrDu5I"/>
      <w:r>
        <w:t>reclamation</w:t>
      </w:r>
      <w:bookmarkEnd w:id="793"/>
      <w:r>
        <w:t xml:space="preserve"> standards. Where practicable, topsoil will be salvaged and stockpiled separately for reuse; disturbed areas will be recontoured to approximate pre-construction grades, and subsurface compaction will be reduced to facilitate revegetation.</w:t>
      </w:r>
    </w:p>
    <w:p w14:paraId="363ED509" w14:textId="77777777" w:rsidR="00077796" w:rsidRDefault="00FF017B">
      <w:pPr>
        <w:pStyle w:val="BodyText"/>
        <w:spacing w:after="160"/>
      </w:pPr>
      <w:r>
        <w:t>Vegetation removed during construction will be managed consistent with Reclamation direction, including chipping and scattering, mulching, or removal, and materials suitable for reuse or recycling will be salvaged. Temporary erosion-control and drainage measures, such as water bars, silt fences, and diversion features, will be installed and maintained until revegetation is established. Reclaimed areas will be seeded with a Reclamation-approved native or site-appropriate seed mix and managed for invasive species prevention; fertilizer or soil amendments will be used only if approved through coordination with Reclamation.</w:t>
      </w:r>
    </w:p>
    <w:p w14:paraId="237F81D4" w14:textId="77777777" w:rsidR="00077796" w:rsidRDefault="00FF017B">
      <w:pPr>
        <w:pStyle w:val="BodyText"/>
        <w:spacing w:after="160"/>
      </w:pPr>
      <w:r>
        <w:t>Temporary routes and work areas not needed for long-term operations will be reclaimed; roads retained within the authorized crossings for operation and maintenance will be stabilized and managed in accordance with the conditions of the authorization.</w:t>
      </w:r>
    </w:p>
    <w:p w14:paraId="6DA46766" w14:textId="68061EB9" w:rsidR="00077796" w:rsidRDefault="0B33BD35">
      <w:pPr>
        <w:pStyle w:val="BodyText"/>
        <w:spacing w:after="160"/>
      </w:pPr>
      <w:r>
        <w:t>The Applicant will prepare a Stabilization, Rehabilitation, and Monitoring Plan for inclusion in future iterations of the POD that defines success criteria, monitoring frequency and duration, and contingency measures such as reseeding, and will coordinate the plan with the bond required under the use authorization and with the Decommissioning, Abandonment, and Reclamation Plan described in Section 11.</w:t>
      </w:r>
    </w:p>
    <w:p w14:paraId="571F9589" w14:textId="77777777" w:rsidR="00077796" w:rsidRDefault="00FF017B">
      <w:pPr>
        <w:pStyle w:val="Heading1"/>
      </w:pPr>
      <w:bookmarkStart w:id="794" w:name="_Toc240358348"/>
      <w:r>
        <w:rPr>
          <w:b w:val="0"/>
        </w:rPr>
        <w:t>Operation And Maintenance</w:t>
      </w:r>
      <w:bookmarkEnd w:id="794"/>
    </w:p>
    <w:p w14:paraId="71B88EBF" w14:textId="77777777" w:rsidR="00077796" w:rsidRDefault="00FF017B">
      <w:pPr>
        <w:pStyle w:val="BodyText"/>
        <w:spacing w:after="160"/>
      </w:pPr>
      <w:r>
        <w:t>The Applicant would prepare and implement an operation and maintenance plan covering facility inspection, vegetation management, access management, fire prevention, and emergency response, as required by the Reclamation use authorization. Operation and maintenance on Reclamation-administered land would be conducted consistent with the terms of the authorization and coordinated with the Reclamation Lahontan Basin Area Office and TCID.</w:t>
      </w:r>
    </w:p>
    <w:p w14:paraId="50491764" w14:textId="77777777" w:rsidR="00077796" w:rsidRDefault="00FF017B">
      <w:pPr>
        <w:pStyle w:val="BodyText"/>
        <w:spacing w:after="160"/>
      </w:pPr>
      <w:r>
        <w:t>The Project would be operated as an unmanned facility. No permanent on-site staffing, buildings, or operations and maintenance facilities are proposed on Reclamation-administered land.</w:t>
      </w:r>
    </w:p>
    <w:p w14:paraId="1F1347A6" w14:textId="77777777" w:rsidR="00077796" w:rsidRDefault="00FF017B">
      <w:pPr>
        <w:pStyle w:val="Heading2"/>
      </w:pPr>
      <w:bookmarkStart w:id="795" w:name="_Toc240358349"/>
      <w:r>
        <w:rPr>
          <w:b w:val="0"/>
        </w:rPr>
        <w:lastRenderedPageBreak/>
        <w:t>Safety</w:t>
      </w:r>
      <w:bookmarkEnd w:id="795"/>
    </w:p>
    <w:p w14:paraId="41B0697F" w14:textId="2B0E3FB1" w:rsidR="00077796" w:rsidRDefault="0B33BD35">
      <w:pPr>
        <w:pStyle w:val="BodyText"/>
        <w:spacing w:after="160"/>
      </w:pPr>
      <w:r>
        <w:t xml:space="preserve">The Project would be designed to meet or exceed all applicable design, operation, and maintenance requirements and standards, including the National Electrical Safety Code for the collector lines and applicable </w:t>
      </w:r>
      <w:del w:id="90564" w:author="Permitting Desk" w:date="2026-09-25T09:00:00Z">
        <w:r>
          <w:delText xml:space="preserve">pipeline design code, if a pipeline is included, and applicable </w:delText>
        </w:r>
      </w:del>
      <w:r>
        <w:t xml:space="preserve">Occupational Safety and Health Administration requirements.</w:t>
      </w:r>
    </w:p>
    <w:p w14:paraId="27CBFDD6" w14:textId="77777777" w:rsidR="00077796" w:rsidRDefault="00FF017B">
      <w:pPr>
        <w:pStyle w:val="BodyText"/>
        <w:spacing w:after="160"/>
      </w:pPr>
      <w:r>
        <w:t>Maintenance crews would be required to take reasonable safety precautions and comply with all applicable federal, state, and municipal safety laws and building and construction codes, and with the conditions of the Reclamation use authorization.</w:t>
      </w:r>
    </w:p>
    <w:p w14:paraId="57D5C645" w14:textId="77777777" w:rsidR="00077796" w:rsidRDefault="00FF017B">
      <w:pPr>
        <w:pStyle w:val="BodyText"/>
        <w:spacing w:after="160"/>
      </w:pPr>
      <w:r>
        <w:t>The Applicant would develop and implement emergency response procedures for damaged facilities, wildland fire, personal injury, natural disasters, and other emergency events. In the event of an emergency, the Applicant will take immediate action to secure the area, protect public safety, and stabilize the site as necessary. Reclamation, TCID, and local emergency responders will be notified promptly, and the Applicant would coordinate response and recovery actions with Reclamation and TCID. All emergency events would be documented, and corrective actions implemented as needed. Work in the vicinity of Reclamation facilities would follow the safety requirements of the use authorization, including coordination with Reclamation and TCID before entry and the use of hand tools in the immediate vicinity of Reclamation facilities.</w:t>
      </w:r>
    </w:p>
    <w:p w14:paraId="3F242281" w14:textId="77777777" w:rsidR="00077796" w:rsidRDefault="00FF017B">
      <w:pPr>
        <w:pStyle w:val="Heading2"/>
      </w:pPr>
      <w:bookmarkStart w:id="796" w:name="_Toc240358350"/>
      <w:r>
        <w:rPr>
          <w:b w:val="0"/>
        </w:rPr>
        <w:t>Industrial Wastes and Toxic Substances</w:t>
      </w:r>
      <w:bookmarkEnd w:id="796"/>
    </w:p>
    <w:p w14:paraId="684C75BE" w14:textId="77777777" w:rsidR="00077796" w:rsidRDefault="00FF017B">
      <w:pPr>
        <w:pStyle w:val="BodyText"/>
        <w:spacing w:after="160"/>
      </w:pPr>
      <w:r>
        <w:t>Hazardous materials would be managed to prevent spills or releases and would not be discharged or disposed of on the ground or into drainage features. No long-term storage of hazardous materials is proposed within the authorized crossings. Refueling, equipment servicing, and hazardous material storage would not occur within a Reclamation facility right-of-way or adjacent to drainages. Spill prevention, containment, and response equipment would be carried by maintenance crews. No nuclear or byproduct materials would be used.</w:t>
      </w:r>
    </w:p>
    <w:p w14:paraId="584DF3C8" w14:textId="77777777" w:rsidR="00077796" w:rsidRDefault="00FF017B">
      <w:pPr>
        <w:pStyle w:val="Heading2"/>
      </w:pPr>
      <w:bookmarkStart w:id="797" w:name="_Toc240358351"/>
      <w:r>
        <w:rPr>
          <w:b w:val="0"/>
        </w:rPr>
        <w:t>Inspection and Maintenance Schedules</w:t>
      </w:r>
      <w:bookmarkEnd w:id="797"/>
    </w:p>
    <w:p w14:paraId="7D8D06FA" w14:textId="3010471D" w:rsidR="00077796" w:rsidRDefault="0B33BD35">
      <w:pPr>
        <w:pStyle w:val="BodyText"/>
        <w:spacing w:after="160"/>
      </w:pPr>
      <w:r>
        <w:t xml:space="preserve">Once operational, Applicant personnel will inspect the roads, collector lines, and other utility lines within the crossings at least annually, with additional inspections as required by the conditions of the authorization, observed asset conditions, or following storms or other events. </w:t>
      </w:r>
    </w:p>
    <w:p w14:paraId="046943D2" w14:textId="795B5297" w:rsidR="00077796" w:rsidRDefault="0B33BD35">
      <w:pPr>
        <w:pStyle w:val="BodyText"/>
        <w:spacing w:after="160"/>
      </w:pPr>
      <w:r>
        <w:t xml:space="preserve">Inspections may be conducted by ground vehicles, four-wheel-drive vehicles or all-terrain vehicles, line trucks, drones, or on foot depending on site conditions and safety needs. Each inspection will follow a consistent checklist covering road surface and drainage condition, erosion, collector-line and </w:t>
      </w:r>
      <w:del w:id="90565" w:author="Permitting Desk" w:date="2026-09-25T09:00:00Z">
        <w:r>
          <w:delText xml:space="preserve">pipeline</w:delText>
        </w:r>
      </w:del>
      <w:ins w:id="90566" w:author="Permitting Desk" w:date="2026-09-25T09:00:00Z">
        <w:r>
          <w:t xml:space="preserve">utility-line</w:t>
        </w:r>
      </w:ins>
      <w:r>
        <w:t xml:space="preserve"> condition and clearances, marker and signage condition, gates and fencing, vegetation and access, and post-event hazards. Crossings of Reclamation facilities would be inspected as part of routine patrols, with attention to clearance, marker signage, and the condition of the Reclamation right-of-way; any condition that could affect a Reclamation facility would be reported to Reclamation and TCID. Inspection findings, recommended actions, and completed repairs will be recorded with supporting photographs and GPS locations.</w:t>
      </w:r>
    </w:p>
    <w:p w14:paraId="555B7D4B" w14:textId="77777777" w:rsidR="00077796" w:rsidRDefault="00FF017B">
      <w:pPr>
        <w:pStyle w:val="Heading2"/>
      </w:pPr>
      <w:bookmarkStart w:id="800" w:name="_Toc240358352"/>
      <w:r>
        <w:rPr>
          <w:b w:val="0"/>
        </w:rPr>
        <w:lastRenderedPageBreak/>
        <w:t>Work Schedules</w:t>
      </w:r>
      <w:bookmarkEnd w:id="800"/>
    </w:p>
    <w:p w14:paraId="31E29451" w14:textId="77777777" w:rsidR="00077796" w:rsidRDefault="00FF017B">
      <w:pPr>
        <w:pStyle w:val="BodyText"/>
        <w:spacing w:after="160"/>
      </w:pPr>
      <w:r>
        <w:t>A formal work schedule will be maintained to coordinate planned inspections, preventative maintenance, vegetation work, and any planned outages. Routine operation and maintenance activities will generally be conducted during daylight hours and favorable weather and will be scheduled to comply with the conditions of the authorization, seasonal environmental restrictions, and fire-prevention requirements.</w:t>
      </w:r>
    </w:p>
    <w:p w14:paraId="5C60BABF" w14:textId="77777777" w:rsidR="00077796" w:rsidRDefault="00FF017B">
      <w:pPr>
        <w:pStyle w:val="BodyText"/>
        <w:spacing w:after="160"/>
      </w:pPr>
      <w:r>
        <w:t>Scheduling would also account for seasonal wildlife timing restrictions identified through agency consultation, fire-season restrictions, and the Newlands Project irrigation delivery season. Non-emergency work affecting a Reclamation facility would be coordinated with Reclamation and TCID in advance and, where practicable, scheduled outside the irrigation delivery season. Emergency repairs may occur at any time as necessary to address public safety or system reliability; Reclamation and TCID would be notified as soon as practicable.</w:t>
      </w:r>
    </w:p>
    <w:p w14:paraId="05E90AA1" w14:textId="77777777" w:rsidR="00077796" w:rsidRDefault="00FF017B">
      <w:pPr>
        <w:pStyle w:val="Heading2"/>
      </w:pPr>
      <w:bookmarkStart w:id="801" w:name="_Toc240358353"/>
      <w:r>
        <w:rPr>
          <w:b w:val="0"/>
        </w:rPr>
        <w:t>Fire Control</w:t>
      </w:r>
      <w:bookmarkEnd w:id="801"/>
    </w:p>
    <w:p w14:paraId="584982C7" w14:textId="77777777" w:rsidR="00077796" w:rsidRDefault="00FF017B">
      <w:pPr>
        <w:pStyle w:val="BodyText"/>
        <w:spacing w:after="160"/>
      </w:pPr>
      <w:r>
        <w:t>The Applicant would implement fire prevention measures during operation and maintenance in compliance with Reclamation requirements and applicable state and local regulations. Measures would include maintaining vegetation clearances around aboveground facilities, equipping vehicles and equipment with spark arrestors and fire extinguishers, restricting parking and equipment operation in dry vegetation, and observing fire restrictions issued by the applicable agencies and by the State of Nevada.</w:t>
      </w:r>
    </w:p>
    <w:p w14:paraId="172AE04A" w14:textId="77777777" w:rsidR="00077796" w:rsidRDefault="00FF017B">
      <w:pPr>
        <w:pStyle w:val="BodyText"/>
        <w:spacing w:after="160"/>
      </w:pPr>
      <w:r>
        <w:t>In the event of a fire or other emergency on or near Reclamation-administered land, the Applicant would promptly notify Reclamation, TCID, and local emergency responders and coordinate response actions to ensure appropriate measures are implemented based on site conditions and public safety considerations.</w:t>
      </w:r>
    </w:p>
    <w:p w14:paraId="62EB421C" w14:textId="77777777" w:rsidR="00077796" w:rsidRDefault="00FF017B">
      <w:pPr>
        <w:pStyle w:val="Heading2"/>
      </w:pPr>
      <w:bookmarkStart w:id="802" w:name="_Toc240358354"/>
      <w:r>
        <w:rPr>
          <w:b w:val="0"/>
        </w:rPr>
        <w:t>Long Term Access</w:t>
      </w:r>
      <w:bookmarkEnd w:id="802"/>
    </w:p>
    <w:p w14:paraId="76541418" w14:textId="5BDDF6EF" w:rsidR="00077796" w:rsidRDefault="0B33BD35" w:rsidP="345F98D0">
      <w:pPr>
        <w:pStyle w:val="BodyText"/>
        <w:spacing w:after="160"/>
      </w:pPr>
      <w:r>
        <w:t xml:space="preserve">Following construction, access for operation and maintenance would use the authorized roads within the corner crossings</w:t>
      </w:r>
      <w:ins w:id="90567" w:author="Permitting Desk" w:date="2026-09-25T09:00:00Z">
        <w:r>
          <w:t xml:space="preserve"> and the access road segment</w:t>
        </w:r>
      </w:ins>
      <w:r>
        <w:t xml:space="preserve"> and private roads within the CHIP development. Access across Reclamation-administered land would be limited to that authorized by the use authorization. Gates installed within a Reclamation right-of-way would be sized to accommodate Reclamation and TCID equipment, and Reclamation and TCID operating roads would remain open for agency and district use. Road maintenance would be limited to that necessary to keep authorized roads passable and to control erosion and would be performed in accordance with the conditions of the authorization.</w:t>
      </w:r>
      <w:bookmarkStart w:id="803" w:name="_Int_CUrg2EzW"/>
      <w:bookmarkEnd w:id="803"/>
    </w:p>
    <w:p w14:paraId="1293DA74" w14:textId="77777777" w:rsidR="00077796" w:rsidRDefault="00FF017B">
      <w:pPr>
        <w:pStyle w:val="Heading2"/>
      </w:pPr>
      <w:bookmarkStart w:id="804" w:name="_Toc240358355"/>
      <w:r>
        <w:rPr>
          <w:b w:val="0"/>
        </w:rPr>
        <w:t>Signs</w:t>
      </w:r>
      <w:bookmarkEnd w:id="804"/>
    </w:p>
    <w:p w14:paraId="4D303FD3" w14:textId="77777777" w:rsidR="00077796" w:rsidRDefault="00FF017B">
      <w:pPr>
        <w:pStyle w:val="BodyText"/>
        <w:spacing w:after="160"/>
      </w:pPr>
      <w:r>
        <w:t xml:space="preserve">Warning and identification signage would be installed at access control points and, where applicable, on aboveground facilities, as required by applicable codes and by Reclamation. At crossings of Reclamation facilities, marker signs identifying the owner, an emergency contact, </w:t>
        <w:lastRenderedPageBreak/>
        <w:t>and, for electrical facilities, the line voltage and available clearance would be installed as required by Reclamation, and utility marker posts would be placed at angle points and at the intervals specified in the use authorization. No continuous right-of-way signage is proposed.</w:t>
      </w:r>
    </w:p>
    <w:p w14:paraId="4F0D5785" w14:textId="77777777" w:rsidR="00077796" w:rsidRDefault="00FF017B">
      <w:pPr>
        <w:pStyle w:val="Heading1"/>
      </w:pPr>
      <w:bookmarkStart w:id="805" w:name="_Toc240358356"/>
      <w:r>
        <w:rPr>
          <w:b w:val="0"/>
        </w:rPr>
        <w:t>Termination And Restoration</w:t>
      </w:r>
      <w:bookmarkEnd w:id="805"/>
    </w:p>
    <w:p w14:paraId="4DE3694D" w14:textId="160DD8E7" w:rsidR="00077796" w:rsidRDefault="0B33BD35">
      <w:pPr>
        <w:pStyle w:val="BodyText"/>
        <w:spacing w:after="160"/>
      </w:pPr>
      <w:r>
        <w:t>Under the Reclamation use authorization, the Applicant would be required to provide a bond maintained until construction and restoration of disturbed areas are completed and accepted in writing by Reclamation. Bond amount, to be established by Reclamation based on a reclamation cost estimate. Upon expiration, termination, or revocation of the authorization, the Applicant would remove all structures, equipment, and other improvements at no cost to the United States and return the premises in like condition, reasonable wear excepted.</w:t>
      </w:r>
    </w:p>
    <w:p w14:paraId="284B7C9A" w14:textId="77777777" w:rsidR="00077796" w:rsidRDefault="00FF017B">
      <w:pPr>
        <w:pStyle w:val="BodyText"/>
        <w:spacing w:after="160"/>
      </w:pPr>
      <w:r>
        <w:t>The Applicant acknowledges that Reclamation reserves the right to require modification, relocation, or removal of authorized facilities where necessary for the operational needs, safety, or security of the Newlands Project, and that any such modification, relocation, or removal would be at the Applicant's expense.</w:t>
      </w:r>
    </w:p>
    <w:p w14:paraId="72F7DA50" w14:textId="77777777" w:rsidR="00077796" w:rsidRDefault="00FF017B">
      <w:pPr>
        <w:pStyle w:val="BodyText"/>
        <w:spacing w:after="160"/>
      </w:pPr>
      <w:r>
        <w:t>Prior to closure, the Applicant would submit a Decommissioning, Abandonment, and Reclamation Plan for Reclamation approval. The plan would identify facilities and access routes to be removed and describe removal, disposal, and reclamation methods. Facilities not designated for continued use would be removed, and disturbed areas would be recontoured and reclaimed in accordance with the approved plan. Materials suitable for reuse or recycling would be removed from the site, and non-recyclable or hazardous materials would be disposed of at appropriately licensed facilities in compliance with applicable regulations.</w:t>
      </w:r>
    </w:p>
    <w:p w14:paraId="297F1C03" w14:textId="4A5AA167" w:rsidR="00077796" w:rsidRDefault="0B33BD35" w:rsidP="345F98D0">
      <w:pPr>
        <w:pStyle w:val="BodyText"/>
        <w:spacing w:after="160"/>
      </w:pPr>
      <w:r>
        <w:t>Decommissioning within the corner crossings would include removal of road surfacing and drainage structures, removal of collector-line poles, conductors, and hardware or, for underground installation, buried cable, conduit, or pipeline would be removed or abandoned in place per Reclamation decision; removal of gates, fencing, and markers; recontouring; and revegetation of the site. Decommissioning would be coordinated with the Reclamation Lahontan Basin Area Office and TCID, and a joint final inspection would be conducted.</w:t>
      </w:r>
    </w:p>
    <w:p w14:paraId="101037E2" w14:textId="0CC2F0CB" w:rsidR="00077796" w:rsidRDefault="0B33BD35">
      <w:pPr>
        <w:pStyle w:val="BodyText"/>
        <w:spacing w:after="160"/>
      </w:pPr>
      <w:r>
        <w:t>Fugitive dust abatement measures comparable to those used during construction will be implemented during reclamation. Because site conditions and land-management objectives at the time of decommissioning cannot be fully predicted, final methods, schedules, and cost estimates will be developed and submitted to Reclamation for approval prior to permanent closure.</w:t>
        <w:br w:type="page"/>
      </w:r>
    </w:p>
    <w:p w14:paraId="33A74F1B" w14:textId="77777777" w:rsidR="00077796" w:rsidRDefault="00FF017B">
      <w:pPr>
        <w:pStyle w:val="Heading1"/>
      </w:pPr>
      <w:bookmarkStart w:id="806" w:name="_Toc240358357"/>
      <w:r>
        <w:rPr>
          <w:b w:val="0"/>
        </w:rPr>
        <w:lastRenderedPageBreak/>
        <w:t>References</w:t>
      </w:r>
      <w:bookmarkEnd w:id="806"/>
    </w:p>
    <w:p w14:paraId="3492979A" w14:textId="13A4D970" w:rsidR="00077796" w:rsidRDefault="0B33BD35">
      <w:pPr>
        <w:pStyle w:val="Bibliography"/>
      </w:pPr>
      <w:r>
        <w:t xml:space="preserve">U.S. Department of the Interior Bureau of Reclamation. (2008, December 5). Use of Bureau of </w:t>
        <w:tab/>
        <w:t xml:space="preserve">Reclamation Land, Facilities, and Waterbodies; Final Rule (43 C.F.R. Part 429), 73 Fed. </w:t>
        <w:tab/>
        <w:t xml:space="preserve">Reg. 74326. Retrieved from Federal Register: </w:t>
        <w:tab/>
        <w:t>https://www.federalregister.gov/documents/2008/12/05/E8-28740/use-of-bureau-of-</w:t>
        <w:tab/>
        <w:t>reclamation-land-facilities-and-waterbodies</w:t>
      </w:r>
    </w:p>
    <w:p w14:paraId="76CEABC9" w14:textId="286C701E" w:rsidR="00077796" w:rsidRDefault="00FF017B">
      <w:pPr>
        <w:pStyle w:val="Bibliography"/>
      </w:pPr>
      <w:r>
        <w:t xml:space="preserve">U.S. Department of the Interior Bureau of Reclamation. (2020, August 28). Reclamation Manual </w:t>
        <w:tab/>
        <w:t xml:space="preserve">Directives and Standards LND 08-01, Use Authorizations. Retrieved from </w:t>
        <w:tab/>
        <w:t>https://www.usbr.gov/recman/lnd/lnd08-01.pdf</w:t>
      </w:r>
    </w:p>
    <w:p w14:paraId="71A12ABD" w14:textId="268CC85B" w:rsidR="00077796" w:rsidRDefault="00FF017B">
      <w:pPr>
        <w:pStyle w:val="Bibliography"/>
      </w:pPr>
      <w:r>
        <w:t xml:space="preserve">U.S. Department of the Interior Bureau of Reclamation. (2007, July 12). Reclamation Manual </w:t>
        <w:tab/>
        <w:t xml:space="preserve">Directives and Standards LND 05-01, Real Property Appraisal. Retrieved from </w:t>
        <w:tab/>
        <w:t>https://www.usbr.gov/recman/lnd/lnd05-01.pdf</w:t>
      </w:r>
    </w:p>
    <w:p w14:paraId="4EF18414" w14:textId="2EE64FCB" w:rsidR="00077796" w:rsidRDefault="00FF017B">
      <w:pPr>
        <w:pStyle w:val="Bibliography"/>
      </w:pPr>
      <w:r>
        <w:t xml:space="preserve">U.S. Department of the Interior Bureau of Reclamation. (2012, May 1). Reclamation Manual </w:t>
        <w:tab/>
        <w:t xml:space="preserve">Directives and Standards LND 03-01, Withdrawals. Retrieved from </w:t>
        <w:tab/>
        <w:t>https://www.usbr.gov/recman/lnd/lnd03-01.pdf</w:t>
      </w:r>
    </w:p>
    <w:p w14:paraId="2264D101" w14:textId="7E23C730" w:rsidR="00077796" w:rsidRDefault="00FF017B">
      <w:pPr>
        <w:pStyle w:val="Bibliography"/>
      </w:pPr>
      <w:r>
        <w:t xml:space="preserve">U.S. Department of the Interior Bureau of Reclamation. (2008, April). Engineering and O&amp;M </w:t>
        <w:tab/>
        <w:t xml:space="preserve">Guidelines for Crossings: Bureau of Reclamation Water Conveyance Facilities (Canals, </w:t>
        <w:tab/>
        <w:t xml:space="preserve">Pipelines, and Similar Facilities). Technical Service Center, Denver, Colorado. Retrieved </w:t>
        <w:tab/>
        <w:t>from https://www.usbr.gov/pn/snakeriver/landuse/authorized/crossings.pdf</w:t>
      </w:r>
    </w:p>
    <w:p w14:paraId="10B2CFC2" w14:textId="2379057D" w:rsidR="00077796" w:rsidRDefault="00FF017B">
      <w:pPr>
        <w:pStyle w:val="Bibliography"/>
      </w:pPr>
      <w:r>
        <w:t xml:space="preserve">U.S. Department of the Interior Bureau of Reclamation. (n.d.). Process for Requesting Use of or </w:t>
        <w:tab/>
        <w:t xml:space="preserve">Crossing Bureau of Reclamation Lands, Facilities, or Waterbodies. Lahontan Basin Area </w:t>
        <w:tab/>
        <w:t>Office. Retrieved from https://www.usbr.gov/mp/lbao/aboutus/docs/process-req-use-bor-</w:t>
        <w:tab/>
        <w:t>lands.pdf</w:t>
      </w:r>
    </w:p>
    <w:p w14:paraId="36D90863" w14:textId="0E75C094" w:rsidR="00077796" w:rsidRDefault="00FF017B">
      <w:pPr>
        <w:pStyle w:val="Bibliography"/>
      </w:pPr>
      <w:r>
        <w:t xml:space="preserve">U.S. Department of the Interior Bureau of Reclamation. (n.d.). Newlands Project. Lahontan Basin </w:t>
        <w:tab/>
        <w:t>Area Office. Retrieved from https://www.usbr.gov/mp/lbao/</w:t>
      </w:r>
    </w:p>
    <w:p w14:paraId="3F239FAC" w14:textId="5D41AF9D" w:rsidR="00077796" w:rsidRDefault="00FF017B">
      <w:pPr>
        <w:pStyle w:val="Bibliography"/>
      </w:pPr>
      <w:r>
        <w:t xml:space="preserve">U.S. Department of the Interior. (2026, February 24). National Environmental Policy Act </w:t>
        <w:tab/>
        <w:t xml:space="preserve">Implementing Regulations; Final Rule. Departmental categorical exclusions at 43 C.F.R. </w:t>
        <w:tab/>
        <w:t xml:space="preserve">46.210; extraordinary circumstances at 43 C.F.R. 46.215; Handbook of NEPA </w:t>
        <w:tab/>
        <w:t>Implementing Procedures, Appendix 2, Section 14 (legacy 516 DM Chapter 14).</w:t>
      </w:r>
    </w:p>
    <w:p w14:paraId="1CA51858" w14:textId="77777777" w:rsidR="00AA023B" w:rsidRDefault="00957F15">
      <w:pPr>
        <w:pStyle w:val="Bibliography"/>
        <w:ind w:left="720" w:hanging="720"/>
        <w:rPr/>
      </w:pPr>
      <w:r>
        <w:t>U.S. Department of the Interior. (2025, January 13). National Environmental Policy Act Implementing Procedures for the Bureau of Reclamation (516 DM 14); notice of revised procedures and categorical exclusions, 90 Fed. Reg. 2735. Retrieved from https://www.govinfo.gov/content/pkg/FR-2025-01-13/html/2025-00485.htm</w:t>
      </w:r>
    </w:p>
    <w:p w14:paraId="54B15DED" w14:textId="4ED669FE" w:rsidR="00077796" w:rsidRDefault="00FF017B">
      <w:pPr>
        <w:pStyle w:val="Bibliography"/>
      </w:pPr>
      <w:r>
        <w:t xml:space="preserve">Council on Environmental Quality. (2025, February 25). Removal of National Environmental </w:t>
        <w:tab/>
        <w:t xml:space="preserve">Policy Act Implementing Regulations, 90 Fed. Reg. 10610 (effective April 11, </w:t>
      </w:r>
      <w:del w:id="90568" w:author="Permitting Desk" w:date="2026-09-25T09:00:00Z">
        <w:r>
          <w:delText xml:space="preserve">2025).</w:delText>
        </w:r>
      </w:del>
      <w:ins w:id="90569" w:author="Permitting Desk" w:date="2026-09-25T09:00:00Z">
        <w:r>
          <w:t xml:space="preserve">2025); adopted as final, 91 Fed. Reg. 618 (Jan. 8, 2026).</w:t>
        </w:r>
      </w:ins>
      <w:r>
        <w:t xml:space="preserve"> </w:t>
        <w:tab/>
        <w:t xml:space="preserve">Retrieved from Federal Register: </w:t>
        <w:tab/>
        <w:t xml:space="preserve">https://www.federalregister.gov/documents/2025/02/25/2025-03014/removal-of-national-</w:t>
        <w:tab/>
        <w:t xml:space="preserve">environmental-policy-act-implementing-regulations</w:t>
      </w:r>
    </w:p>
    <w:p w14:paraId="336D4223" w14:textId="3766693F" w:rsidR="00077796" w:rsidRDefault="00FF017B">
      <w:pPr>
        <w:pStyle w:val="Bibliography"/>
        <w:rPr>
          <w:del w:id="90571" w:author="Permitting Desk" w:date="2026-09-25T09:00:00Z"/>
        </w:rPr>
      </w:pPr>
      <w:commentRangeStart w:id="38"/>
      <w:del w:id="90570" w:author="Permitting Desk" w:date="2026-09-25T09:00:00Z">
        <w:r>
          <w:delText xml:space="preserve">Executive Order 14318, Accelerating Federal Permitting of Data Center Infrastructure (July 23, </w:delText>
          <w:tab/>
          <w:delText>2025), 90 Fed. Reg. 35385.</w:delText>
        </w:r>
      </w:del>
      <w:commentRangeEnd w:id="38"/>
      <w:r>
        <w:rPr>
          <w:rStyle w:val="CommentReference"/>
        </w:rPr>
        <w:commentReference w:id="38"/>
      </w:r>
    </w:p>
    <w:p w14:paraId="018F07EB" w14:textId="751845EA" w:rsidR="00077796" w:rsidRDefault="00FF017B">
      <w:pPr>
        <w:pStyle w:val="Bibliography"/>
      </w:pPr>
      <w:r>
        <w:lastRenderedPageBreak/>
        <w:t xml:space="preserve">Fiscal Responsibility Act of 2023 (BUILDER Act), Pub. L. 118-5, Section 321; National </w:t>
        <w:tab/>
        <w:t>Environmental Policy Act Sections 107, 108, 109, and 111 (42 U.S.C. 4336a to 4336e).</w:t>
      </w:r>
    </w:p>
    <w:p w14:paraId="672F759F" w14:textId="77777777" w:rsidR="00077796" w:rsidRDefault="00FF017B">
      <w:pPr>
        <w:pStyle w:val="Bibliography"/>
      </w:pPr>
      <w:r>
        <w:t xml:space="preserve">Seven County Infrastructure Coalition v. Eagle County, </w:t>
      </w:r>
      <w:del w:id="90572" w:author="Permitting Desk" w:date="2026-09-25T09:00:00Z">
        <w:r>
          <w:delText xml:space="preserve">145</w:delText>
        </w:r>
      </w:del>
      <w:ins w:id="90573" w:author="Permitting Desk" w:date="2026-09-25T09:00:00Z">
        <w:r>
          <w:t xml:space="preserve">605</w:t>
        </w:r>
      </w:ins>
      <w:r>
        <w:t xml:space="preserve"> </w:t>
      </w:r>
      <w:del w:id="90574" w:author="Permitting Desk" w:date="2026-09-25T09:00:00Z">
        <w:r>
          <w:delText xml:space="preserve">S.</w:delText>
        </w:r>
      </w:del>
      <w:ins w:id="90575" w:author="Permitting Desk" w:date="2026-09-25T09:00:00Z">
        <w:r>
          <w:t xml:space="preserve">U.S.</w:t>
        </w:r>
      </w:ins>
      <w:r>
        <w:t xml:space="preserve"> </w:t>
      </w:r>
      <w:del w:id="90576" w:author="Permitting Desk" w:date="2026-09-25T09:00:00Z">
        <w:r>
          <w:delText xml:space="preserve">Ct. 1497</w:delText>
        </w:r>
      </w:del>
      <w:ins w:id="90577" w:author="Permitting Desk" w:date="2026-09-25T09:00:00Z">
        <w:r>
          <w:t xml:space="preserve">168</w:t>
        </w:r>
      </w:ins>
      <w:r>
        <w:t xml:space="preserve"> (2025).</w:t>
      </w:r>
    </w:p>
    <w:p w14:paraId="22C037E5" w14:textId="77777777" w:rsidR="00077796" w:rsidRDefault="00FF017B">
      <w:pPr>
        <w:pStyle w:val="Bibliography"/>
      </w:pPr>
      <w:r>
        <w:t>Sackett v. Environmental Protection Agency, 598 U.S. 651 (2023).</w:t>
      </w:r>
    </w:p>
    <w:p w14:paraId="432D170B" w14:textId="0E7A1703" w:rsidR="00077796" w:rsidRDefault="0B33BD35">
      <w:pPr>
        <w:pStyle w:val="Bibliography"/>
      </w:pPr>
      <w:r>
        <w:t xml:space="preserve">U.S. Department of the Interior Bureau of Land Management. (n.d.). BLM National Public Land </w:t>
        <w:tab/>
        <w:t xml:space="preserve">Survey System (CadNSDI). Retrieved from BLM ArcGIS REST Services Directory: </w:t>
        <w:tab/>
        <w:t>https://gis.blm.gov/arcgis/rest/services/Cadastral/BLM_Natl_PLSS_CadNSDI/MapServe</w:t>
        <w:tab/>
        <w:t>r</w:t>
      </w:r>
    </w:p>
    <w:p w14:paraId="33D9EC72" w14:textId="6D558C15" w:rsidR="00077796" w:rsidRDefault="00FF017B">
      <w:pPr>
        <w:pStyle w:val="Bibliography"/>
      </w:pPr>
      <w:r>
        <w:t xml:space="preserve">U.S. Department of the Interior Bureau of Land Management. (n.d.). BLM National Surface </w:t>
        <w:tab/>
        <w:t xml:space="preserve">Management Agency Area Polygons (Limited Scale). Retrieved from BLM ArcGIS REST </w:t>
        <w:tab/>
        <w:t xml:space="preserve">Services Directory: </w:t>
        <w:tab/>
        <w:t>https://gis.blm.gov/arcgis/rest/services/lands/BLM_Natl_SMA_LimitedScale/MapServer</w:t>
      </w:r>
    </w:p>
    <w:p w14:paraId="4A509706" w14:textId="2663D444" w:rsidR="00077796" w:rsidRDefault="00FF017B">
      <w:pPr>
        <w:pStyle w:val="Bibliography"/>
      </w:pPr>
      <w:r>
        <w:t xml:space="preserve">U.S. Department of the Interior Fish and Wildlife Service. (n.d.). Information for Planning and </w:t>
        <w:tab/>
        <w:t>Consultation (IPaC). Retrieved from https://ipac.ecosphere.fws.gov/</w:t>
      </w:r>
    </w:p>
    <w:p w14:paraId="10BE9135" w14:textId="517E2EFC" w:rsidR="00077796" w:rsidRDefault="00FF017B">
      <w:pPr>
        <w:pStyle w:val="Bibliography"/>
      </w:pPr>
      <w:r>
        <w:t xml:space="preserve">U.S. Environmental Protection Agency. (2026). Nevada Nonattainment/Maintenance Status for </w:t>
        <w:tab/>
        <w:t xml:space="preserve">Each County by Year for All Criteria Pollutants. Green Book. Retrieved from </w:t>
        <w:tab/>
        <w:t>https://www3.epa.gov/airquality/greenbook/anayo_nv.html</w:t>
      </w:r>
    </w:p>
    <w:p w14:paraId="79D5516D" w14:textId="139A7698" w:rsidR="00077796" w:rsidRDefault="00FF017B">
      <w:pPr>
        <w:pStyle w:val="Bibliography"/>
      </w:pPr>
      <w:r>
        <w:t xml:space="preserve">Nevada Division of Environmental Protection. (n.d.). Air Quality Permit Guidance. Bureau of Air </w:t>
        <w:tab/>
        <w:t>Pollution Control. Retrieved from https://ndep.nv.gov/air/permitting/permit-guidance</w:t>
      </w:r>
    </w:p>
    <w:p w14:paraId="04A39CA6" w14:textId="77777777" w:rsidR="00AA023B" w:rsidRDefault="00957F15">
      <w:pPr>
        <w:pStyle w:val="Bibliography"/>
        <w:ind w:left="720" w:hanging="720"/>
        <w:rPr/>
      </w:pPr>
      <w:r>
        <w:t>State of Nevada. (n.d.). Nevada Administrative Code 445A.67155: Separation of lines, sewer main parallel to water main or water service lateral. Retrieved from https://www.leg.state.nv.us/nac/nac-445a.html</w:t>
      </w:r>
    </w:p>
    <w:p w14:paraId="07A1C520" w14:textId="27573B15" w:rsidR="00077796" w:rsidRDefault="00FF017B">
      <w:pPr>
        <w:pStyle w:val="Bibliography"/>
        <w:rPr>
          <w:del w:id="90579" w:author="Permitting Desk" w:date="2026-09-25T09:00:00Z"/>
        </w:rPr>
      </w:pPr>
      <w:commentRangeStart w:id="39"/>
      <w:del w:id="90578" w:author="Permitting Desk" w:date="2026-09-25T09:00:00Z">
        <w:r>
          <w:delText>Energy Project Solutions. (2026, July 29). Process Memorandum: Bureau of Reclamation Right-</w:delText>
          <w:tab/>
          <w:delText xml:space="preserve">of-Way for Corner Crossings — Churchill Hazen Industrial Park (CHIP): NEPA Pathway, </w:delText>
          <w:tab/>
          <w:delText>Categorical Exclusion Analysis, and Schedule.</w:delText>
        </w:r>
      </w:del>
      <w:commentRangeEnd w:id="39"/>
      <w:r>
        <w:rPr>
          <w:rStyle w:val="CommentReference"/>
        </w:rPr>
        <w:commentReference w:id="39"/>
      </w:r>
    </w:p>
    <w:sectPr w:rsidR="00077796" w:rsidSect="00BF78E7">
      <w:headerReference w:type="default" r:id="rId29"/>
      <w:footerReference w:type="default" r:id="rId30"/>
      <w:headerReference w:type="first" r:id="rId31"/>
      <w:footerReference w:type="first" r:id="rId32"/>
      <w:type w:val="continuous"/>
      <w:pgSz w:w="12240" w:h="15840"/>
      <w:pgMar w:top="1440" w:right="1440" w:bottom="1440" w:left="1440" w:header="720" w:footer="720" w:gutter="0"/>
      <w:pgNumType w:start="1"/>
      <w:cols w:space="720"/>
      <w:docGrid w:linePitch="360"/>
    </w:sectPr>
  </w:body>
</w:document>
</file>

<file path=word/comments.xml><?xml version="1.0" encoding="utf-8"?>
<w:comments xmlns:w="http://schemas.openxmlformats.org/wordprocessingml/2006/main">
  <w:comment w:id="0" w:author="Permitting Desk" w:date="2026-09-25T09:00:00Z" w:initials="PD">
    <w:p>
      <w:pPr>
        <w:pStyle w:val="CommentText"/>
      </w:pPr>
      <w:r>
        <w:t xml:space="preserve">Neither application has been filed yet.</w:t>
      </w:r>
    </w:p>
  </w:comment>
  <w:comment w:id="1" w:author="Permitting Desk" w:date="2026-09-25T09:00:00Z" w:initials="PD">
    <w:p>
      <w:pPr>
        <w:pStyle w:val="CommentText"/>
      </w:pPr>
      <w:r>
        <w:t xml:space="preserve">Tolles decision 9/25: remove description of the separate transmission application. Application 1 stands on its own purpose. Option for Tolles/counsel: if a disclosure line is wanted, suggested neutral text: "A separately proposed transmission and access project in the region will be the subject of its own applications and environmental review; it is not required for, and does not require, the facilities described in this PPOD."</w:t>
      </w:r>
    </w:p>
  </w:comment>
  <w:comment w:id="2" w:author="Permitting Desk" w:date="2026-09-25T09:00:00Z" w:initials="PD">
    <w:p>
      <w:pPr>
        <w:pStyle w:val="CommentText"/>
      </w:pPr>
      <w:r>
        <w:t xml:space="preserve">Tolles decision 8/20 (200-ft corridor straight over the corner): wings of ~141-ft legs and ~200-ft outer face = ~0.23 ac each; 7 wings = ~1.6 ac. The 0.51-ac wing figure carried over from the superseded geometry. EPS/civil: remap KMZ and confirm the 200-ft corridor carries the road and the 34.5 kV MV lines.</w:t>
      </w:r>
    </w:p>
  </w:comment>
  <w:comment w:id="3" w:author="Permitting Desk" w:date="2026-09-25T09:00:00Z" w:initials="PD">
    <w:p>
      <w:pPr>
        <w:pStyle w:val="CommentText"/>
      </w:pPr>
      <w:r>
        <w:t xml:space="preserve">Tolles decision 9/25: remove the EO 14318 Qualifying Project request. It presents the data center as the reason for the crossings, which cuts against the categorical exclusion (prong (b)) and the independent-purpose framing. May be raised orally at pre-application.</w:t>
      </w:r>
    </w:p>
  </w:comment>
  <w:comment w:id="4" w:author="Permitting Desk" w:date="2026-09-25T09:00:00Z" w:initials="PD">
    <w:p>
      <w:pPr>
        <w:pStyle w:val="CommentText"/>
      </w:pPr>
      <w:r>
        <w:t xml:space="preserve">Tolles 9/25: the Hart Lane road follows the existing two-lane gravel road on Reclamation land (~2,750 ft), ends at the CHIP property line, then runs around the site perimeter on private land. Needs legal description, width, acreage, and confirmation of the gravel road's legal status (county ROW or not). Paving an existing alignment supports the minor-and-localized factors (previously disturbed land).</w:t>
      </w:r>
    </w:p>
  </w:comment>
  <w:comment w:id="5" w:author="Permitting Desk" w:date="2026-09-25T09:00:00Z" w:initials="PD">
    <w:p>
      <w:pPr>
        <w:pStyle w:val="CommentText"/>
      </w:pPr>
      <w:r>
        <w:t xml:space="preserve">Tolles decision 9/25: Application 1 covers the four corner crossings and the Hart Lane access road segment only. Switching-station / transmission corridor removed from this application.</w:t>
      </w:r>
    </w:p>
    <w:p>
      <w:pPr>
        <w:pStyle w:val="CommentText"/>
      </w:pPr>
      <w:r>
        <w:t xml:space="preserve">Tolles 9/25: the Hart Lane road follows the existing two-lane gravel road on Reclamation land (~2,750 ft), ends at the CHIP property line, then runs around the site perimeter on private land. Needs legal description, width, acreage, and confirmation of the gravel road's legal status (county ROW or not). Paving an existing alignment supports the minor-and-localized factors (previously disturbed land).</w:t>
      </w:r>
    </w:p>
  </w:comment>
  <w:comment w:id="6" w:author="Permitting Desk" w:date="2026-09-25T09:00:00Z" w:initials="PD">
    <w:p>
      <w:pPr>
        <w:pStyle w:val="CommentText"/>
      </w:pPr>
      <w:r>
        <w:t xml:space="preserve">States the independent purpose of the crossings and road (park-wide access and utilities; power from on-site generation and storage). Replaces the prior statement that private facilities "require no federal construction approval," which is not certain (e.g., CWA, FAA) and invited contradiction.</w:t>
      </w:r>
    </w:p>
  </w:comment>
  <w:comment w:id="7" w:author="Permitting Desk" w:date="2026-09-25T09:00:00Z" w:initials="PD">
    <w:p>
      <w:pPr>
        <w:pStyle w:val="CommentText"/>
      </w:pPr>
      <w:r>
        <w:t xml:space="preserve">Tolles decision 9/25: remove description of the separate transmission application. Application 1 stands on its own purpose. Option for Tolles/counsel: if a disclosure line is wanted, suggested neutral text: "A separately proposed transmission and access project in the region will be the subject of its own applications and environmental review; it is not required for, and does not require, the facilities described in this PPOD."</w:t>
      </w:r>
    </w:p>
  </w:comment>
  <w:comment w:id="8" w:author="Permitting Desk" w:date="2026-09-25T09:00:00Z" w:initials="PD">
    <w:p>
      <w:pPr>
        <w:pStyle w:val="CommentText"/>
      </w:pPr>
      <w:r>
        <w:t xml:space="preserve">Closes an unclosed bracket.</w:t>
      </w:r>
    </w:p>
  </w:comment>
  <w:comment w:id="9" w:author="Permitting Desk" w:date="2026-09-25T09:00:00Z" w:initials="PD">
    <w:p>
      <w:pPr>
        <w:pStyle w:val="CommentText"/>
      </w:pPr>
      <w:r>
        <w:t xml:space="preserve">Transmission-corridor and railroad-corridor references removed with the corridor. Adds the road segment, which is on an existing alignment. Flags the NWI "excavated" feature in Crossing 2, which could be a drain and would contradict the "no facility" statements.</w:t>
      </w:r>
    </w:p>
  </w:comment>
  <w:comment w:id="10" w:author="Permitting Desk" w:date="2026-09-25T09:00:00Z" w:initials="PD">
    <w:p>
      <w:pPr>
        <w:pStyle w:val="CommentText"/>
      </w:pPr>
      <w:r>
        <w:t xml:space="preserve">Replaces a schedule-based reason (ties the purpose to the private development timeline) with a land-use reason, and adds the road alternative.</w:t>
      </w:r>
    </w:p>
  </w:comment>
  <w:comment w:id="11" w:author="Permitting Desk" w:date="2026-09-25T09:00:00Z" w:initials="PD">
    <w:p>
      <w:pPr>
        <w:pStyle w:val="CommentText"/>
      </w:pPr>
      <w:r>
        <w:t xml:space="preserve">Tolles decision 9/25: remove the EO 14318 Qualifying Project request. It presents the data center as the reason for the crossings, which cuts against the categorical exclusion (prong (b)) and the independent-purpose framing. May be raised orally at pre-application.</w:t>
      </w:r>
    </w:p>
  </w:comment>
  <w:comment w:id="12" w:author="Permitting Desk" w:date="2026-09-25T09:00:00Z" w:initials="PD">
    <w:p>
      <w:pPr>
        <w:pStyle w:val="CommentText"/>
      </w:pPr>
      <w:r>
        <w:t xml:space="preserve">Tolles 9/25: the Hart Lane road follows the existing two-lane gravel road on Reclamation land (~2,750 ft), ends at the CHIP property line, then runs around the site perimeter on private land. Needs legal description, width, acreage, and confirmation of the gravel road's legal status (county ROW or not). Paving an existing alignment supports the minor-and-localized factors (previously disturbed land).</w:t>
      </w:r>
    </w:p>
  </w:comment>
  <w:comment w:id="13" w:author="Permitting Desk" w:date="2026-09-25T09:00:00Z" w:initials="PD">
    <w:p>
      <w:pPr>
        <w:pStyle w:val="CommentText"/>
      </w:pPr>
      <w:r>
        <w:t xml:space="preserve">Tolles decision 8/20 (200-ft corridor straight over the corner): wings of ~141-ft legs and ~200-ft outer face = ~0.23 ac each; 7 wings = ~1.6 ac. The 0.51-ac wing figure carried over from the superseded geometry. EPS/civil: remap KMZ and confirm the 200-ft corridor carries the road and the 34.5 kV MV lines.</w:t>
      </w:r>
    </w:p>
  </w:comment>
  <w:comment w:id="14" w:author="Permitting Desk" w:date="2026-09-25T09:00:00Z" w:initials="PD">
    <w:p>
      <w:pPr>
        <w:pStyle w:val="CommentText"/>
      </w:pPr>
      <w:r>
        <w:t xml:space="preserve">Tolles decision 9/25: Application 1 covers the four corner crossings and the Hart Lane access road segment only. Switching-station / transmission corridor removed from this application.</w:t>
      </w:r>
    </w:p>
  </w:comment>
  <w:comment w:id="15" w:author="Permitting Desk" w:date="2026-09-25T09:00:00Z" w:initials="PD">
    <w:p>
      <w:pPr>
        <w:pStyle w:val="CommentText"/>
      </w:pPr>
      <w:r>
        <w:t xml:space="preserve">Tolles 9/25: the Hart Lane road follows the existing two-lane gravel road on Reclamation land (~2,750 ft), ends at the CHIP property line, then runs around the site perimeter on private land. Needs legal description, width, acreage, and confirmation of the gravel road's legal status (county ROW or not). Paving an existing alignment supports the minor-and-localized factors (previously disturbed land).</w:t>
      </w:r>
    </w:p>
  </w:comment>
  <w:comment w:id="16" w:author="Permitting Desk" w:date="2026-09-25T09:00:00Z" w:initials="PD">
    <w:p>
      <w:pPr>
        <w:pStyle w:val="CommentText"/>
      </w:pPr>
      <w:r>
        <w:t xml:space="preserve">Tolles decision 8/20 (200-ft corridor straight over the corner): wings of ~141-ft legs and ~200-ft outer face = ~0.23 ac each; 7 wings = ~1.6 ac. The 0.51-ac wing figure carried over from the superseded geometry. EPS/civil: remap KMZ and confirm the 200-ft corridor carries the road and the 34.5 kV MV lines.</w:t>
      </w:r>
    </w:p>
  </w:comment>
  <w:comment w:id="17" w:author="Permitting Desk" w:date="2026-09-25T09:00:00Z" w:initials="PD">
    <w:p>
      <w:pPr>
        <w:pStyle w:val="CommentText"/>
      </w:pPr>
      <w:r>
        <w:t xml:space="preserve">Tolles decision 9/25: Application 1 covers the four corner crossings and the Hart Lane access road segment only. Switching-station / transmission corridor removed from this application.</w:t>
      </w:r>
    </w:p>
  </w:comment>
  <w:comment w:id="18" w:author="Permitting Desk" w:date="2026-09-25T09:00:00Z" w:initials="PD">
    <w:p>
      <w:pPr>
        <w:pStyle w:val="CommentText"/>
      </w:pPr>
      <w:r>
        <w:t xml:space="preserve">Header typo: this is the permanent disturbance table.</w:t>
      </w:r>
    </w:p>
  </w:comment>
  <w:comment w:id="19" w:author="Permitting Desk" w:date="2026-09-25T09:00:00Z" w:initials="PD">
    <w:p>
      <w:pPr>
        <w:pStyle w:val="CommentText"/>
      </w:pPr>
      <w:r>
        <w:t xml:space="preserve">Tolles decision 8/20 (200-ft corridor straight over the corner): wings of ~141-ft legs and ~200-ft outer face = ~0.23 ac each; 7 wings = ~1.6 ac. The 0.51-ac wing figure carried over from the superseded geometry. EPS/civil: remap KMZ and confirm the 200-ft corridor carries the road and the 34.5 kV MV lines.</w:t>
      </w:r>
    </w:p>
  </w:comment>
  <w:comment w:id="20" w:author="Permitting Desk" w:date="2026-09-25T09:00:00Z" w:initials="PD">
    <w:p>
      <w:pPr>
        <w:pStyle w:val="CommentText"/>
      </w:pPr>
      <w:r>
        <w:t xml:space="preserve">Tolles decision 9/25: Application 1 covers the four corner crossings and the Hart Lane access road segment only. Switching-station / transmission corridor removed from this application.</w:t>
      </w:r>
    </w:p>
  </w:comment>
  <w:comment w:id="21" w:author="Permitting Desk" w:date="2026-09-25T09:00:00Z" w:initials="PD">
    <w:p>
      <w:pPr>
        <w:pStyle w:val="CommentText"/>
      </w:pPr>
      <w:r>
        <w:t xml:space="preserve">Avoids double counting the wings as both permanent and temporary disturbance.</w:t>
      </w:r>
    </w:p>
  </w:comment>
  <w:comment w:id="22" w:author="Permitting Desk" w:date="2026-09-25T09:00:00Z" w:initials="PD">
    <w:p>
      <w:pPr>
        <w:pStyle w:val="CommentText"/>
      </w:pPr>
      <w:r>
        <w:t xml:space="preserve">Tolles decision 9/25: Application 1 covers the four corner crossings and the Hart Lane access road segment only. Switching-station / transmission corridor removed from this application.</w:t>
      </w:r>
    </w:p>
  </w:comment>
  <w:comment w:id="23" w:author="Permitting Desk" w:date="2026-09-25T09:00:00Z" w:initials="PD">
    <w:p>
      <w:pPr>
        <w:pStyle w:val="CommentText"/>
      </w:pPr>
      <w:r>
        <w:t xml:space="preserve">An inventory listing does not by itself create a right-of-way across Reclamation land. Construction use without authorization risks unauthorized-use charges under 43 C.F.R. 429.33.</w:t>
      </w:r>
    </w:p>
  </w:comment>
  <w:comment w:id="24" w:author="Permitting Desk" w:date="2026-09-25T09:00:00Z" w:initials="PD">
    <w:p>
      <w:pPr>
        <w:pStyle w:val="CommentText"/>
      </w:pPr>
      <w:r>
        <w:t xml:space="preserve">Tolles 9/25: the Hart Lane road follows the existing two-lane gravel road on Reclamation land (~2,750 ft), ends at the CHIP property line, then runs around the site perimeter on private land. Needs legal description, width, acreage, and confirmation of the gravel road's legal status (county ROW or not). Paving an existing alignment supports the minor-and-localized factors (previously disturbed land).</w:t>
      </w:r>
    </w:p>
  </w:comment>
  <w:comment w:id="25" w:author="Permitting Desk" w:date="2026-09-25T09:00:00Z" w:initials="PD">
    <w:p>
      <w:pPr>
        <w:pStyle w:val="CommentText"/>
      </w:pPr>
      <w:r>
        <w:t xml:space="preserve">No pre-application meeting has occurred, so there is no record of Reclamation advising this. Removed.</w:t>
      </w:r>
    </w:p>
  </w:comment>
  <w:comment w:id="26" w:author="Permitting Desk" w:date="2026-09-25T09:00:00Z" w:initials="PD">
    <w:p>
      <w:pPr>
        <w:pStyle w:val="CommentText"/>
      </w:pPr>
      <w:r>
        <w:t xml:space="preserve">No source for the delegation statement; softened.</w:t>
      </w:r>
    </w:p>
  </w:comment>
  <w:comment w:id="27" w:author="Permitting Desk" w:date="2026-09-25T09:00:00Z" w:initials="PD">
    <w:p>
      <w:pPr>
        <w:pStyle w:val="CommentText"/>
      </w:pPr>
      <w:r>
        <w:t xml:space="preserve">43 U.S.C. 397a covers advances for operation and maintenance of projects, not applicant cost recovery. Part 429 is the authority.</w:t>
      </w:r>
    </w:p>
  </w:comment>
  <w:comment w:id="28" w:author="Permitting Desk" w:date="2026-09-25T09:00:00Z" w:initials="PD">
    <w:p>
      <w:pPr>
        <w:pStyle w:val="CommentText"/>
      </w:pPr>
      <w:r>
        <w:t xml:space="preserve">Tolles decision 9/25: remove description of the separate transmission application. Application 1 stands on its own purpose. Option for Tolles/counsel: if a disclosure line is wanted, suggested neutral text: "A separately proposed transmission and access project in the region will be the subject of its own applications and environmental review; it is not required for, and does not require, the facilities described in this PPOD."</w:t>
      </w:r>
    </w:p>
  </w:comment>
  <w:comment w:id="29" w:author="Permitting Desk" w:date="2026-09-25T09:00:00Z" w:initials="PD">
    <w:p>
      <w:pPr>
        <w:pStyle w:val="CommentText"/>
      </w:pPr>
      <w:r>
        <w:t xml:space="preserve">43 U.S.C. 961 is not in Part 429's authority line, carries a 50-year cap, and frames the Project as a transmission right-of-way. Part 429 is sufficient.</w:t>
      </w:r>
    </w:p>
  </w:comment>
  <w:comment w:id="30" w:author="Permitting Desk" w:date="2026-09-25T09:00:00Z" w:initials="PD">
    <w:p>
      <w:pPr>
        <w:pStyle w:val="CommentText"/>
      </w:pPr>
      <w:r>
        <w:t xml:space="preserve">Aligns the CX argument with the actual scope (crossings plus road) and with the three factors Reclamation named in its 2025 revision. Citation format follows the Handbook.</w:t>
      </w:r>
    </w:p>
  </w:comment>
  <w:comment w:id="31" w:author="Permitting Desk" w:date="2026-09-25T09:00:00Z" w:initials="PD">
    <w:p>
      <w:pPr>
        <w:pStyle w:val="CommentText"/>
      </w:pPr>
      <w:r>
        <w:t xml:space="preserve">Indian Trust Assets are a Reclamation policy requirement, not a listed 46.215 circumstance. Adds the facts Reclamation needs for 46.215(d) and (e) without referring to other projects.</w:t>
      </w:r>
    </w:p>
  </w:comment>
  <w:comment w:id="32" w:author="Permitting Desk" w:date="2026-09-25T09:00:00Z" w:initials="PD">
    <w:p>
      <w:pPr>
        <w:pStyle w:val="CommentText"/>
      </w:pPr>
      <w:r>
        <w:t xml:space="preserve">Tolles decision 9/25: remove the EO 14318 Qualifying Project request. It presents the data center as the reason for the crossings, which cuts against the categorical exclusion (prong (b)) and the independent-purpose framing. May be raised orally at pre-application.</w:t>
      </w:r>
    </w:p>
  </w:comment>
  <w:comment w:id="33" w:author="Permitting Desk" w:date="2026-09-25T09:00:00Z" w:initials="PD">
    <w:p>
      <w:pPr>
        <w:pStyle w:val="CommentText"/>
      </w:pPr>
      <w:r>
        <w:t xml:space="preserve">Tolles decision 9/25: Application 1 covers the four corner crossings and the Hart Lane access road segment only. Switching-station / transmission corridor removed from this application.</w:t>
      </w:r>
    </w:p>
  </w:comment>
  <w:comment w:id="34" w:author="Permitting Desk" w:date="2026-09-25T09:00:00Z" w:initials="PD">
    <w:p>
      <w:pPr>
        <w:pStyle w:val="CommentText"/>
      </w:pPr>
      <w:r>
        <w:t xml:space="preserve">Gas pipeline is excluded; conforming leftover references.</w:t>
      </w:r>
    </w:p>
  </w:comment>
  <w:comment w:id="35" w:author="Permitting Desk" w:date="2026-09-25T09:00:00Z" w:initials="PD">
    <w:p>
      <w:pPr>
        <w:pStyle w:val="CommentText"/>
      </w:pPr>
      <w:r>
        <w:t xml:space="preserve">The paragraph lists four serial numbers; three were located in Crossing 2 before it was moved into Lot 1.</w:t>
      </w:r>
    </w:p>
  </w:comment>
  <w:comment w:id="36" w:author="Permitting Desk" w:date="2026-09-25T09:00:00Z" w:initials="PD">
    <w:p>
      <w:pPr>
        <w:pStyle w:val="CommentText"/>
      </w:pPr>
      <w:r>
        <w:t xml:space="preserve">Removes an assurance on schedule. Raptor nesting begins in late winter; outward documents should not commit to no delay.</w:t>
      </w:r>
    </w:p>
  </w:comment>
  <w:comment w:id="37" w:author="Permitting Desk" w:date="2026-09-25T09:00:00Z" w:initials="PD">
    <w:p>
      <w:pPr>
        <w:pStyle w:val="CommentText"/>
      </w:pPr>
      <w:r>
        <w:t xml:space="preserve">Indian Trust Assets are not a listed 46.215 circumstance.</w:t>
      </w:r>
    </w:p>
  </w:comment>
  <w:comment w:id="38" w:author="Permitting Desk" w:date="2026-09-25T09:00:00Z" w:initials="PD">
    <w:p>
      <w:pPr>
        <w:pStyle w:val="CommentText"/>
      </w:pPr>
      <w:r>
        <w:t xml:space="preserve">Tolles decision 9/25: remove the EO 14318 Qualifying Project request. It presents the data center as the reason for the crossings, which cuts against the categorical exclusion (prong (b)) and the independent-purpose framing. May be raised orally at pre-application.</w:t>
      </w:r>
    </w:p>
  </w:comment>
  <w:comment w:id="39" w:author="Permitting Desk" w:date="2026-09-25T09:00:00Z" w:initials="PD">
    <w:p>
      <w:pPr>
        <w:pStyle w:val="CommentText"/>
      </w:pPr>
      <w:r>
        <w:t xml:space="preserve">Internal strategy memorandum; should not be cited in the application record.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E8EDB" w14:textId="77777777" w:rsidR="00CA557B" w:rsidRDefault="00CA557B">
      <w:pPr>
        <w:spacing w:after="0"/>
      </w:pPr>
      <w:r>
        <w:separator/>
      </w:r>
    </w:p>
  </w:endnote>
  <w:endnote w:type="continuationSeparator" w:id="0">
    <w:p w14:paraId="58E4CEB1" w14:textId="77777777" w:rsidR="00CA557B" w:rsidRDefault="00CA55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B0D1D" w14:textId="77777777" w:rsidR="00995D93" w:rsidRDefault="00995D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603536"/>
      <w:docPartObj>
        <w:docPartGallery w:val="Page Numbers (Bottom of Page)"/>
        <w:docPartUnique/>
      </w:docPartObj>
    </w:sdtPr>
    <w:sdtEndPr>
      <w:rPr>
        <w:noProof/>
      </w:rPr>
    </w:sdtEndPr>
    <w:sdtContent>
      <w:p w14:paraId="182EEC54" w14:textId="4B3B7AE7" w:rsidR="00BF78E7" w:rsidRDefault="00BF78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05DA7D" w14:textId="77777777" w:rsidR="00684E6B" w:rsidRDefault="00684E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CC07" w14:textId="077719CF" w:rsidR="00944C22" w:rsidRDefault="00944C22">
    <w:pPr>
      <w:pStyle w:val="Footer"/>
      <w:jc w:val="center"/>
    </w:pPr>
  </w:p>
  <w:p w14:paraId="0E72E8E5" w14:textId="77777777" w:rsidR="008F7671" w:rsidRDefault="008F76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653485"/>
      <w:docPartObj>
        <w:docPartGallery w:val="Page Numbers (Bottom of Page)"/>
        <w:docPartUnique/>
      </w:docPartObj>
    </w:sdtPr>
    <w:sdtEndPr>
      <w:rPr>
        <w:noProof/>
      </w:rPr>
    </w:sdtEndPr>
    <w:sdtContent>
      <w:p w14:paraId="567219EC" w14:textId="77777777" w:rsidR="00BF78E7" w:rsidRDefault="00BF78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594A06" w14:textId="77777777" w:rsidR="00BF78E7" w:rsidRDefault="00BF78E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245618"/>
      <w:docPartObj>
        <w:docPartGallery w:val="Page Numbers (Bottom of Page)"/>
        <w:docPartUnique/>
      </w:docPartObj>
    </w:sdtPr>
    <w:sdtEndPr>
      <w:rPr>
        <w:noProof/>
      </w:rPr>
    </w:sdtEndPr>
    <w:sdtContent>
      <w:p w14:paraId="0DBB3A49" w14:textId="6743F019" w:rsidR="008550E8" w:rsidRDefault="008550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914B52" w14:textId="77777777" w:rsidR="00944C22" w:rsidRDefault="00944C2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D0C0" w14:textId="77777777" w:rsidR="00BF78E7" w:rsidRDefault="00BF78E7">
    <w:pPr>
      <w:pStyle w:val="Footer"/>
      <w:jc w:val="center"/>
    </w:pPr>
  </w:p>
  <w:p w14:paraId="5C0C1AD5" w14:textId="77777777" w:rsidR="00BF78E7" w:rsidRPr="00015C73" w:rsidRDefault="00BF78E7" w:rsidP="00BF78E7">
    <w:pPr>
      <w:pStyle w:val="Footer"/>
      <w:pBdr>
        <w:top w:val="single" w:sz="2" w:space="3" w:color="auto"/>
      </w:pBdr>
      <w:tabs>
        <w:tab w:val="center" w:pos="4320"/>
        <w:tab w:val="right" w:pos="8640"/>
      </w:tabs>
      <w:spacing w:line="168" w:lineRule="exact"/>
      <w:jc w:val="center"/>
      <w:rPr>
        <w:rFonts w:asciiTheme="minorHAnsi" w:hAnsiTheme="minorHAnsi"/>
        <w:sz w:val="18"/>
        <w:szCs w:val="18"/>
      </w:rPr>
    </w:pPr>
    <w:r w:rsidRPr="6740C5B3">
      <w:rPr>
        <w:rFonts w:asciiTheme="minorHAnsi" w:hAnsiTheme="minorHAnsi"/>
        <w:sz w:val="18"/>
        <w:szCs w:val="18"/>
      </w:rPr>
      <w:t>Preliminary Plan of Development</w:t>
    </w:r>
    <w:r w:rsidRPr="00015C73">
      <w:rPr>
        <w:rFonts w:asciiTheme="minorHAnsi" w:hAnsiTheme="minorHAnsi" w:cstheme="minorHAnsi"/>
        <w:b/>
        <w:sz w:val="18"/>
        <w:szCs w:val="18"/>
      </w:rPr>
      <w:tab/>
    </w:r>
    <w:r>
      <w:rPr>
        <w:rFonts w:asciiTheme="minorHAnsi" w:hAnsiTheme="minorHAnsi" w:cstheme="minorHAnsi"/>
        <w:b/>
        <w:sz w:val="18"/>
        <w:szCs w:val="18"/>
      </w:rPr>
      <w:tab/>
    </w:r>
    <w:r w:rsidRPr="6740C5B3">
      <w:rPr>
        <w:rFonts w:asciiTheme="minorHAnsi" w:hAnsiTheme="minorHAnsi"/>
        <w:caps/>
        <w:noProof/>
        <w:sz w:val="18"/>
        <w:szCs w:val="18"/>
      </w:rPr>
      <w:fldChar w:fldCharType="begin"/>
    </w:r>
    <w:r w:rsidRPr="6740C5B3">
      <w:rPr>
        <w:rFonts w:asciiTheme="minorHAnsi" w:hAnsiTheme="minorHAnsi"/>
        <w:sz w:val="18"/>
        <w:szCs w:val="18"/>
      </w:rPr>
      <w:instrText xml:space="preserve"> PAGE   \* MERGEFORMAT </w:instrText>
    </w:r>
    <w:r w:rsidRPr="6740C5B3">
      <w:rPr>
        <w:rFonts w:asciiTheme="minorHAnsi" w:hAnsiTheme="minorHAnsi"/>
        <w:caps/>
        <w:sz w:val="18"/>
        <w:szCs w:val="18"/>
      </w:rPr>
      <w:fldChar w:fldCharType="separate"/>
    </w:r>
    <w:r>
      <w:rPr>
        <w:caps/>
        <w:sz w:val="18"/>
        <w:szCs w:val="18"/>
      </w:rPr>
      <w:t>1</w:t>
    </w:r>
    <w:r w:rsidRPr="6740C5B3">
      <w:rPr>
        <w:rFonts w:asciiTheme="minorHAnsi" w:hAnsiTheme="minorHAnsi"/>
        <w:caps/>
        <w:noProof/>
        <w:sz w:val="18"/>
        <w:szCs w:val="18"/>
      </w:rPr>
      <w:fldChar w:fldCharType="end"/>
    </w:r>
    <w:r w:rsidRPr="00015C73">
      <w:rPr>
        <w:rFonts w:asciiTheme="minorHAnsi" w:hAnsiTheme="minorHAnsi" w:cstheme="minorHAnsi"/>
        <w:sz w:val="18"/>
        <w:szCs w:val="18"/>
      </w:rPr>
      <w:tab/>
    </w:r>
    <w:sdt>
      <w:sdtPr>
        <w:rPr>
          <w:rFonts w:asciiTheme="minorHAnsi" w:hAnsiTheme="minorHAnsi"/>
          <w:sz w:val="18"/>
          <w:szCs w:val="18"/>
        </w:rPr>
        <w:alias w:val="Publish Date"/>
        <w:tag w:val=""/>
        <w:id w:val="2091888327"/>
        <w:placeholder>
          <w:docPart w:val="DFBCB7EFBEDC4EEBB2DC12CD4A508D21"/>
        </w:placeholder>
        <w:dataBinding w:prefixMappings="xmlns:ns0='http://schemas.microsoft.com/office/2006/coverPageProps' " w:xpath="/ns0:CoverPageProperties[1]/ns0:PublishDate[1]" w:storeItemID="{55AF091B-3C7A-41E3-B477-F2FDAA23CFDA}"/>
        <w:date w:fullDate="2026-08-01T00:00:00Z">
          <w:dateFormat w:val="MMMM yyyy"/>
          <w:lid w:val="en-US"/>
          <w:storeMappedDataAs w:val="text"/>
          <w:calendar w:val="gregorian"/>
        </w:date>
      </w:sdtPr>
      <w:sdtContent>
        <w:r>
          <w:rPr>
            <w:rFonts w:asciiTheme="minorHAnsi" w:hAnsiTheme="minorHAnsi"/>
            <w:sz w:val="18"/>
            <w:szCs w:val="18"/>
          </w:rPr>
          <w:t>August 2026</w:t>
        </w:r>
      </w:sdtContent>
    </w:sdt>
  </w:p>
  <w:p w14:paraId="576E4959" w14:textId="77777777" w:rsidR="00BF78E7" w:rsidRDefault="00BF78E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8F49" w14:textId="26D604C5" w:rsidR="00624DBC" w:rsidRPr="00015C73" w:rsidRDefault="00624DBC" w:rsidP="00624DBC">
    <w:pPr>
      <w:pStyle w:val="Footer"/>
      <w:pBdr>
        <w:top w:val="single" w:sz="2" w:space="3" w:color="auto"/>
      </w:pBdr>
      <w:tabs>
        <w:tab w:val="center" w:pos="4320"/>
        <w:tab w:val="right" w:pos="8640"/>
      </w:tabs>
      <w:spacing w:line="168" w:lineRule="exact"/>
      <w:jc w:val="center"/>
      <w:rPr>
        <w:rFonts w:asciiTheme="minorHAnsi" w:hAnsiTheme="minorHAnsi"/>
        <w:sz w:val="18"/>
        <w:szCs w:val="18"/>
      </w:rPr>
    </w:pPr>
    <w:r w:rsidRPr="6740C5B3">
      <w:rPr>
        <w:rFonts w:asciiTheme="minorHAnsi" w:hAnsiTheme="minorHAnsi"/>
        <w:sz w:val="18"/>
        <w:szCs w:val="18"/>
      </w:rPr>
      <w:t>Preliminary Plan of Development</w:t>
    </w:r>
    <w:r w:rsidRPr="00015C73">
      <w:rPr>
        <w:rFonts w:asciiTheme="minorHAnsi" w:hAnsiTheme="minorHAnsi" w:cstheme="minorHAnsi"/>
        <w:b/>
        <w:sz w:val="18"/>
        <w:szCs w:val="18"/>
      </w:rPr>
      <w:tab/>
    </w:r>
    <w:r>
      <w:rPr>
        <w:rFonts w:asciiTheme="minorHAnsi" w:hAnsiTheme="minorHAnsi" w:cstheme="minorHAnsi"/>
        <w:b/>
        <w:sz w:val="18"/>
        <w:szCs w:val="18"/>
      </w:rPr>
      <w:tab/>
    </w:r>
    <w:r w:rsidRPr="6740C5B3">
      <w:rPr>
        <w:rFonts w:asciiTheme="minorHAnsi" w:hAnsiTheme="minorHAnsi"/>
        <w:caps/>
        <w:noProof/>
        <w:sz w:val="18"/>
        <w:szCs w:val="18"/>
      </w:rPr>
      <w:fldChar w:fldCharType="begin"/>
    </w:r>
    <w:r w:rsidRPr="6740C5B3">
      <w:rPr>
        <w:rFonts w:asciiTheme="minorHAnsi" w:hAnsiTheme="minorHAnsi"/>
        <w:sz w:val="18"/>
        <w:szCs w:val="18"/>
      </w:rPr>
      <w:instrText xml:space="preserve"> PAGE   \* MERGEFORMAT </w:instrText>
    </w:r>
    <w:r w:rsidRPr="6740C5B3">
      <w:rPr>
        <w:rFonts w:asciiTheme="minorHAnsi" w:hAnsiTheme="minorHAnsi"/>
        <w:caps/>
        <w:sz w:val="18"/>
        <w:szCs w:val="18"/>
      </w:rPr>
      <w:fldChar w:fldCharType="separate"/>
    </w:r>
    <w:r>
      <w:rPr>
        <w:rFonts w:asciiTheme="minorHAnsi" w:hAnsiTheme="minorHAnsi"/>
        <w:caps/>
        <w:sz w:val="18"/>
        <w:szCs w:val="18"/>
      </w:rPr>
      <w:t>1</w:t>
    </w:r>
    <w:r w:rsidRPr="6740C5B3">
      <w:rPr>
        <w:rFonts w:asciiTheme="minorHAnsi" w:hAnsiTheme="minorHAnsi"/>
        <w:caps/>
        <w:noProof/>
        <w:sz w:val="18"/>
        <w:szCs w:val="18"/>
      </w:rPr>
      <w:fldChar w:fldCharType="end"/>
    </w:r>
    <w:r w:rsidRPr="00015C73">
      <w:rPr>
        <w:rFonts w:asciiTheme="minorHAnsi" w:hAnsiTheme="minorHAnsi" w:cstheme="minorHAnsi"/>
        <w:sz w:val="18"/>
        <w:szCs w:val="18"/>
      </w:rPr>
      <w:tab/>
    </w:r>
    <w:sdt>
      <w:sdtPr>
        <w:rPr>
          <w:rFonts w:asciiTheme="minorHAnsi" w:hAnsiTheme="minorHAnsi"/>
          <w:sz w:val="18"/>
          <w:szCs w:val="18"/>
        </w:rPr>
        <w:alias w:val="Publish Date"/>
        <w:tag w:val=""/>
        <w:id w:val="-1420010232"/>
        <w:placeholder>
          <w:docPart w:val="E05A565D6BAE452F80AA184EB69BB38E"/>
        </w:placeholder>
        <w:dataBinding w:prefixMappings="xmlns:ns0='http://schemas.microsoft.com/office/2006/coverPageProps' " w:xpath="/ns0:CoverPageProperties[1]/ns0:PublishDate[1]" w:storeItemID="{55AF091B-3C7A-41E3-B477-F2FDAA23CFDA}"/>
        <w:date w:fullDate="2026-08-01T00:00:00Z">
          <w:dateFormat w:val="MMMM yyyy"/>
          <w:lid w:val="en-US"/>
          <w:storeMappedDataAs w:val="text"/>
          <w:calendar w:val="gregorian"/>
        </w:date>
      </w:sdtPr>
      <w:sdtContent>
        <w:r>
          <w:rPr>
            <w:rFonts w:asciiTheme="minorHAnsi" w:hAnsiTheme="minorHAnsi"/>
            <w:sz w:val="18"/>
            <w:szCs w:val="18"/>
          </w:rPr>
          <w:t>August 2026</w:t>
        </w:r>
      </w:sdtContent>
    </w:sdt>
  </w:p>
  <w:p w14:paraId="1CADA2FC" w14:textId="77777777" w:rsidR="00624DBC" w:rsidRPr="00514BD8" w:rsidRDefault="00624DBC" w:rsidP="00624DBC">
    <w:pPr>
      <w:pStyle w:val="Footer"/>
      <w:pBdr>
        <w:top w:val="single" w:sz="2" w:space="3" w:color="auto"/>
      </w:pBdr>
      <w:tabs>
        <w:tab w:val="center" w:pos="4320"/>
        <w:tab w:val="right" w:pos="8640"/>
      </w:tabs>
      <w:spacing w:line="168" w:lineRule="exact"/>
      <w:jc w:val="center"/>
      <w:rPr>
        <w:rFonts w:ascii="Arial" w:hAnsi="Arial" w:cs="Arial"/>
        <w:sz w:val="18"/>
        <w:szCs w:val="18"/>
      </w:rPr>
    </w:pPr>
  </w:p>
  <w:p w14:paraId="377ACF76" w14:textId="77777777" w:rsidR="008550E8" w:rsidRDefault="00855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C9841" w14:textId="77777777" w:rsidR="00CA557B" w:rsidRDefault="00CA557B">
      <w:pPr>
        <w:spacing w:after="0"/>
      </w:pPr>
      <w:r>
        <w:separator/>
      </w:r>
    </w:p>
  </w:footnote>
  <w:footnote w:type="continuationSeparator" w:id="0">
    <w:p w14:paraId="355F3604" w14:textId="77777777" w:rsidR="00CA557B" w:rsidRDefault="00CA55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627C" w14:textId="77777777" w:rsidR="00995D93" w:rsidRDefault="00995D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1346" w14:textId="77777777" w:rsidR="00995D93" w:rsidRDefault="00995D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CFAB" w14:textId="77777777" w:rsidR="00995D93" w:rsidRDefault="00995D9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7EB7B" w14:textId="57C4138D" w:rsidR="008F7671" w:rsidRDefault="008F767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8F85" w14:textId="77777777" w:rsidR="00BF78E7" w:rsidRDefault="00BF78E7">
    <w:pPr>
      <w:pStyle w:val="Header"/>
    </w:pPr>
    <w:r>
      <w:t>CHIP Corner Crossings Project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CE099" w14:textId="463A4A7E" w:rsidR="008550E8" w:rsidRDefault="008550E8">
    <w:pPr>
      <w:pStyle w:val="Header"/>
    </w:pPr>
    <w:r>
      <w:t>CHIP Corner Crossings Project</w:t>
    </w:r>
  </w:p>
</w:hdr>
</file>

<file path=word/intelligence2.xml><?xml version="1.0" encoding="utf-8"?>
<int2:intelligence xmlns:int2="http://schemas.microsoft.com/office/intelligence/2020/intelligence" xmlns:oel="http://schemas.microsoft.com/office/2019/extlst">
  <int2:observations>
    <int2:bookmark int2:bookmarkName="_Int_Oq9Rtjp5" int2:invalidationBookmarkName="" int2:hashCode="dGjxaCXLiTqxA9" int2:id="1TGE9Zxn">
      <int2:state int2:value="Rejected" int2:type="gram"/>
    </int2:bookmark>
    <int2:bookmark int2:bookmarkName="_Int_LNxrDu5I" int2:invalidationBookmarkName="" int2:hashCode="K11pjcHfo6MGPO" int2:id="1pXe4Lfc">
      <int2:state int2:value="Rejected" int2:type="spell"/>
    </int2:bookmark>
    <int2:bookmark int2:bookmarkName="_Int_DWhincvz" int2:invalidationBookmarkName="" int2:hashCode="j27UKodwsDAYRd" int2:id="20yIxiRG">
      <int2:state int2:value="Rejected" int2:type="gram"/>
    </int2:bookmark>
    <int2:bookmark int2:bookmarkName="_Int_uaj0Trt5" int2:invalidationBookmarkName="" int2:hashCode="azZ2IyMLeSyKBl" int2:id="2NN9OK94">
      <int2:state int2:value="Rejected" int2:type="gram"/>
    </int2:bookmark>
    <int2:bookmark int2:bookmarkName="_Int_IowBjOhC" int2:invalidationBookmarkName="" int2:hashCode="IEZ8Glp1EoEy4V" int2:id="41dkOIkj">
      <int2:state int2:value="Rejected" int2:type="gram"/>
    </int2:bookmark>
    <int2:bookmark int2:bookmarkName="_Int_6ckP90yh" int2:invalidationBookmarkName="" int2:hashCode="XnohFZISaEKFpH" int2:id="DS3t4L5k">
      <int2:state int2:value="Rejected" int2:type="gram"/>
    </int2:bookmark>
    <int2:bookmark int2:bookmarkName="_Int_u1HY5GxA" int2:invalidationBookmarkName="" int2:hashCode="vMFHVn1RSyk3ai" int2:id="LTYxxrYg">
      <int2:state int2:value="Rejected" int2:type="style"/>
    </int2:bookmark>
    <int2:bookmark int2:bookmarkName="_Int_SebU2J9V" int2:invalidationBookmarkName="" int2:hashCode="2jPht+DE6uGRHu" int2:id="XNoXmuFK">
      <int2:state int2:value="Rejected" int2:type="gram"/>
    </int2:bookmark>
    <int2:bookmark int2:bookmarkName="_Int_ADvCPwqB" int2:invalidationBookmarkName="" int2:hashCode="IEZ8Glp1EoEy4V" int2:id="c8tKziBl">
      <int2:state int2:value="Rejected" int2:type="gram"/>
    </int2:bookmark>
    <int2:bookmark int2:bookmarkName="_Int_fkV8uZs2" int2:invalidationBookmarkName="" int2:hashCode="KwIJJ9PG60ByI6" int2:id="dROe6hSA">
      <int2:state int2:value="Rejected" int2:type="gram"/>
    </int2:bookmark>
    <int2:bookmark int2:bookmarkName="_Int_ISQjJwVO" int2:invalidationBookmarkName="" int2:hashCode="kPm2n8v485CsTV" int2:id="fZeinUub">
      <int2:state int2:value="Rejected" int2:type="gram"/>
    </int2:bookmark>
    <int2:bookmark int2:bookmarkName="_Int_8DBNDMQ9" int2:invalidationBookmarkName="" int2:hashCode="2TBzHEqTtXSwZ3" int2:id="i2WJ6vwp">
      <int2:state int2:value="Rejected" int2:type="gram"/>
    </int2:bookmark>
    <int2:bookmark int2:bookmarkName="_Int_CUrg2EzW" int2:invalidationBookmarkName="" int2:hashCode="61QtkUAz6sAqHG" int2:id="kgPppfuP">
      <int2:state int2:value="Rejected" int2:type="gram"/>
    </int2:bookmark>
    <int2:bookmark int2:bookmarkName="_Int_F6KCAECT" int2:invalidationBookmarkName="" int2:hashCode="iBSl1iIl3wOk6B" int2:id="kk1vaTT6">
      <int2:state int2:value="Rejected" int2:type="gram"/>
    </int2:bookmark>
    <int2:bookmark int2:bookmarkName="_Int_2qgflos9" int2:invalidationBookmarkName="" int2:hashCode="U1rmeP0zyqIvM1" int2:id="nxm7B3Rk">
      <int2:state int2:value="Rejected" int2:type="gram"/>
    </int2:bookmark>
    <int2:bookmark int2:bookmarkName="_Int_WFVy2D7X" int2:invalidationBookmarkName="" int2:hashCode="2EjJcT6xwkjZmu" int2:id="vdOHKFN7">
      <int2:state int2:value="Rejected" int2:type="gram"/>
    </int2:bookmark>
    <int2:bookmark int2:bookmarkName="_Int_mPyeVTP8" int2:invalidationBookmarkName="" int2:hashCode="L4GiLeCvXp6rGT" int2:id="waYR1N1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A609AE"/>
    <w:multiLevelType w:val="hybridMultilevel"/>
    <w:tmpl w:val="067AF2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890CB4"/>
    <w:multiLevelType w:val="hybridMultilevel"/>
    <w:tmpl w:val="42646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9D098E"/>
    <w:multiLevelType w:val="multilevel"/>
    <w:tmpl w:val="CF3E3566"/>
    <w:styleLink w:val="Style1"/>
    <w:lvl w:ilvl="0">
      <w:start w:val="1"/>
      <w:numFmt w:val="decimal"/>
      <w:lvlText w:val="Section %1."/>
      <w:lvlJc w:val="left"/>
      <w:pPr>
        <w:ind w:left="720" w:hanging="360"/>
      </w:pPr>
      <w:rPr>
        <w:rFonts w:asciiTheme="majorHAnsi" w:hAnsiTheme="majorHAnsi"/>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82775B"/>
    <w:multiLevelType w:val="multilevel"/>
    <w:tmpl w:val="30860E32"/>
    <w:lvl w:ilvl="0">
      <w:start w:val="1"/>
      <w:numFmt w:val="decimal"/>
      <w:pStyle w:val="Heading1"/>
      <w:lvlText w:val="Section %1"/>
      <w:lvlJc w:val="left"/>
      <w:pPr>
        <w:ind w:left="504" w:hanging="504"/>
      </w:pPr>
      <w:rPr>
        <w:rFonts w:ascii="Times New Roman Bold" w:hAnsi="Times New Roman Bold" w:hint="default"/>
        <w:caps w:val="0"/>
        <w:smallCaps/>
        <w:sz w:val="32"/>
        <w:szCs w:val="36"/>
      </w:rPr>
    </w:lvl>
    <w:lvl w:ilvl="1">
      <w:start w:val="1"/>
      <w:numFmt w:val="decimal"/>
      <w:pStyle w:val="Heading2"/>
      <w:lvlText w:val="%1.%2"/>
      <w:lvlJc w:val="left"/>
      <w:pPr>
        <w:ind w:left="354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19410FC2"/>
    <w:multiLevelType w:val="hybridMultilevel"/>
    <w:tmpl w:val="AE7AF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EE688E"/>
    <w:multiLevelType w:val="multilevel"/>
    <w:tmpl w:val="C67C25A6"/>
    <w:lvl w:ilvl="0">
      <w:start w:val="1"/>
      <w:numFmt w:val="decimal"/>
      <w:lvlText w:val="Section %1."/>
      <w:lvlJc w:val="left"/>
      <w:pPr>
        <w:ind w:left="360" w:hanging="360"/>
      </w:pPr>
      <w:rPr>
        <w:rFonts w:hint="default"/>
        <w:smallCaps/>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14C13AB"/>
    <w:multiLevelType w:val="hybridMultilevel"/>
    <w:tmpl w:val="75E415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EC583F"/>
    <w:multiLevelType w:val="hybridMultilevel"/>
    <w:tmpl w:val="87240C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CF1C82"/>
    <w:multiLevelType w:val="hybridMultilevel"/>
    <w:tmpl w:val="C882B71E"/>
    <w:lvl w:ilvl="0" w:tplc="93C0A028">
      <w:start w:val="1"/>
      <w:numFmt w:val="decimal"/>
      <w:lvlText w:val="%1."/>
      <w:lvlJc w:val="left"/>
      <w:pPr>
        <w:ind w:left="720" w:hanging="360"/>
      </w:pPr>
    </w:lvl>
    <w:lvl w:ilvl="1" w:tplc="B02657EE" w:tentative="1">
      <w:start w:val="1"/>
      <w:numFmt w:val="lowerLetter"/>
      <w:lvlText w:val="%2."/>
      <w:lvlJc w:val="left"/>
      <w:pPr>
        <w:ind w:left="1440" w:hanging="360"/>
      </w:pPr>
    </w:lvl>
    <w:lvl w:ilvl="2" w:tplc="CC021EC8" w:tentative="1">
      <w:start w:val="1"/>
      <w:numFmt w:val="lowerRoman"/>
      <w:lvlText w:val="%3."/>
      <w:lvlJc w:val="right"/>
      <w:pPr>
        <w:ind w:left="2160" w:hanging="180"/>
      </w:pPr>
    </w:lvl>
    <w:lvl w:ilvl="3" w:tplc="3DDA4A84" w:tentative="1">
      <w:start w:val="1"/>
      <w:numFmt w:val="decimal"/>
      <w:lvlText w:val="%4."/>
      <w:lvlJc w:val="left"/>
      <w:pPr>
        <w:ind w:left="2880" w:hanging="360"/>
      </w:pPr>
    </w:lvl>
    <w:lvl w:ilvl="4" w:tplc="0ADA9410" w:tentative="1">
      <w:start w:val="1"/>
      <w:numFmt w:val="lowerLetter"/>
      <w:lvlText w:val="%5."/>
      <w:lvlJc w:val="left"/>
      <w:pPr>
        <w:ind w:left="3600" w:hanging="360"/>
      </w:pPr>
    </w:lvl>
    <w:lvl w:ilvl="5" w:tplc="B4F0C814" w:tentative="1">
      <w:start w:val="1"/>
      <w:numFmt w:val="lowerRoman"/>
      <w:lvlText w:val="%6."/>
      <w:lvlJc w:val="right"/>
      <w:pPr>
        <w:ind w:left="4320" w:hanging="180"/>
      </w:pPr>
    </w:lvl>
    <w:lvl w:ilvl="6" w:tplc="29F4BDC0" w:tentative="1">
      <w:start w:val="1"/>
      <w:numFmt w:val="decimal"/>
      <w:lvlText w:val="%7."/>
      <w:lvlJc w:val="left"/>
      <w:pPr>
        <w:ind w:left="5040" w:hanging="360"/>
      </w:pPr>
    </w:lvl>
    <w:lvl w:ilvl="7" w:tplc="237A7640" w:tentative="1">
      <w:start w:val="1"/>
      <w:numFmt w:val="lowerLetter"/>
      <w:lvlText w:val="%8."/>
      <w:lvlJc w:val="left"/>
      <w:pPr>
        <w:ind w:left="5760" w:hanging="360"/>
      </w:pPr>
    </w:lvl>
    <w:lvl w:ilvl="8" w:tplc="12B86478" w:tentative="1">
      <w:start w:val="1"/>
      <w:numFmt w:val="lowerRoman"/>
      <w:lvlText w:val="%9."/>
      <w:lvlJc w:val="right"/>
      <w:pPr>
        <w:ind w:left="6480" w:hanging="180"/>
      </w:pPr>
    </w:lvl>
  </w:abstractNum>
  <w:abstractNum w:abstractNumId="15" w15:restartNumberingAfterBreak="0">
    <w:nsid w:val="3F07AA5F"/>
    <w:multiLevelType w:val="multilevel"/>
    <w:tmpl w:val="9CD2BCA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560C58D2"/>
    <w:multiLevelType w:val="hybridMultilevel"/>
    <w:tmpl w:val="63AA0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6E36F6"/>
    <w:multiLevelType w:val="multilevel"/>
    <w:tmpl w:val="8322180E"/>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E1C9775"/>
    <w:multiLevelType w:val="multilevel"/>
    <w:tmpl w:val="2E6AFC2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659C5128"/>
    <w:multiLevelType w:val="hybridMultilevel"/>
    <w:tmpl w:val="E4CE5BD4"/>
    <w:lvl w:ilvl="0" w:tplc="BDDE69D6">
      <w:start w:val="1"/>
      <w:numFmt w:val="bullet"/>
      <w:lvlText w:val=""/>
      <w:lvlJc w:val="left"/>
      <w:pPr>
        <w:ind w:left="720" w:hanging="360"/>
      </w:pPr>
      <w:rPr>
        <w:rFonts w:ascii="Symbol" w:hAnsi="Symbol" w:hint="default"/>
      </w:rPr>
    </w:lvl>
    <w:lvl w:ilvl="1" w:tplc="C1D0C56C">
      <w:start w:val="1"/>
      <w:numFmt w:val="bullet"/>
      <w:lvlText w:val="o"/>
      <w:lvlJc w:val="left"/>
      <w:pPr>
        <w:ind w:left="1440" w:hanging="360"/>
      </w:pPr>
      <w:rPr>
        <w:rFonts w:ascii="Courier New" w:hAnsi="Courier New" w:cs="Courier New" w:hint="default"/>
      </w:rPr>
    </w:lvl>
    <w:lvl w:ilvl="2" w:tplc="5D9805A4" w:tentative="1">
      <w:start w:val="1"/>
      <w:numFmt w:val="bullet"/>
      <w:lvlText w:val=""/>
      <w:lvlJc w:val="left"/>
      <w:pPr>
        <w:ind w:left="2160" w:hanging="360"/>
      </w:pPr>
      <w:rPr>
        <w:rFonts w:ascii="Wingdings" w:hAnsi="Wingdings" w:hint="default"/>
      </w:rPr>
    </w:lvl>
    <w:lvl w:ilvl="3" w:tplc="D104FBB8" w:tentative="1">
      <w:start w:val="1"/>
      <w:numFmt w:val="bullet"/>
      <w:lvlText w:val=""/>
      <w:lvlJc w:val="left"/>
      <w:pPr>
        <w:ind w:left="2880" w:hanging="360"/>
      </w:pPr>
      <w:rPr>
        <w:rFonts w:ascii="Symbol" w:hAnsi="Symbol" w:hint="default"/>
      </w:rPr>
    </w:lvl>
    <w:lvl w:ilvl="4" w:tplc="761A2518" w:tentative="1">
      <w:start w:val="1"/>
      <w:numFmt w:val="bullet"/>
      <w:lvlText w:val="o"/>
      <w:lvlJc w:val="left"/>
      <w:pPr>
        <w:ind w:left="3600" w:hanging="360"/>
      </w:pPr>
      <w:rPr>
        <w:rFonts w:ascii="Courier New" w:hAnsi="Courier New" w:cs="Courier New" w:hint="default"/>
      </w:rPr>
    </w:lvl>
    <w:lvl w:ilvl="5" w:tplc="5D760DB8" w:tentative="1">
      <w:start w:val="1"/>
      <w:numFmt w:val="bullet"/>
      <w:lvlText w:val=""/>
      <w:lvlJc w:val="left"/>
      <w:pPr>
        <w:ind w:left="4320" w:hanging="360"/>
      </w:pPr>
      <w:rPr>
        <w:rFonts w:ascii="Wingdings" w:hAnsi="Wingdings" w:hint="default"/>
      </w:rPr>
    </w:lvl>
    <w:lvl w:ilvl="6" w:tplc="B4640416" w:tentative="1">
      <w:start w:val="1"/>
      <w:numFmt w:val="bullet"/>
      <w:lvlText w:val=""/>
      <w:lvlJc w:val="left"/>
      <w:pPr>
        <w:ind w:left="5040" w:hanging="360"/>
      </w:pPr>
      <w:rPr>
        <w:rFonts w:ascii="Symbol" w:hAnsi="Symbol" w:hint="default"/>
      </w:rPr>
    </w:lvl>
    <w:lvl w:ilvl="7" w:tplc="311C6C1E" w:tentative="1">
      <w:start w:val="1"/>
      <w:numFmt w:val="bullet"/>
      <w:lvlText w:val="o"/>
      <w:lvlJc w:val="left"/>
      <w:pPr>
        <w:ind w:left="5760" w:hanging="360"/>
      </w:pPr>
      <w:rPr>
        <w:rFonts w:ascii="Courier New" w:hAnsi="Courier New" w:cs="Courier New" w:hint="default"/>
      </w:rPr>
    </w:lvl>
    <w:lvl w:ilvl="8" w:tplc="57723F94" w:tentative="1">
      <w:start w:val="1"/>
      <w:numFmt w:val="bullet"/>
      <w:lvlText w:val=""/>
      <w:lvlJc w:val="left"/>
      <w:pPr>
        <w:ind w:left="6480" w:hanging="360"/>
      </w:pPr>
      <w:rPr>
        <w:rFonts w:ascii="Wingdings" w:hAnsi="Wingdings" w:hint="default"/>
      </w:rPr>
    </w:lvl>
  </w:abstractNum>
  <w:abstractNum w:abstractNumId="20" w15:restartNumberingAfterBreak="0">
    <w:nsid w:val="718E11D4"/>
    <w:multiLevelType w:val="hybridMultilevel"/>
    <w:tmpl w:val="3E14E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4300FE"/>
    <w:multiLevelType w:val="hybridMultilevel"/>
    <w:tmpl w:val="5E543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4828304">
    <w:abstractNumId w:val="15"/>
  </w:num>
  <w:num w:numId="2" w16cid:durableId="49811283">
    <w:abstractNumId w:val="18"/>
  </w:num>
  <w:num w:numId="3" w16cid:durableId="1649086943">
    <w:abstractNumId w:val="17"/>
  </w:num>
  <w:num w:numId="4" w16cid:durableId="1441291187">
    <w:abstractNumId w:val="5"/>
  </w:num>
  <w:num w:numId="5" w16cid:durableId="519394528">
    <w:abstractNumId w:val="3"/>
  </w:num>
  <w:num w:numId="6" w16cid:durableId="400562063">
    <w:abstractNumId w:val="2"/>
  </w:num>
  <w:num w:numId="7" w16cid:durableId="154154023">
    <w:abstractNumId w:val="4"/>
  </w:num>
  <w:num w:numId="8" w16cid:durableId="9185302">
    <w:abstractNumId w:val="1"/>
  </w:num>
  <w:num w:numId="9" w16cid:durableId="2016227921">
    <w:abstractNumId w:val="0"/>
  </w:num>
  <w:num w:numId="10" w16cid:durableId="283999475">
    <w:abstractNumId w:val="12"/>
  </w:num>
  <w:num w:numId="11" w16cid:durableId="1187251645">
    <w:abstractNumId w:val="13"/>
  </w:num>
  <w:num w:numId="12" w16cid:durableId="1052773243">
    <w:abstractNumId w:val="10"/>
  </w:num>
  <w:num w:numId="13" w16cid:durableId="708380988">
    <w:abstractNumId w:val="21"/>
  </w:num>
  <w:num w:numId="14" w16cid:durableId="823476533">
    <w:abstractNumId w:val="9"/>
    <w:lvlOverride w:ilvl="0">
      <w:startOverride w:val="1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26428757">
    <w:abstractNumId w:val="8"/>
  </w:num>
  <w:num w:numId="16" w16cid:durableId="840661638">
    <w:abstractNumId w:val="19"/>
  </w:num>
  <w:num w:numId="17" w16cid:durableId="1819614646">
    <w:abstractNumId w:val="14"/>
  </w:num>
  <w:num w:numId="18" w16cid:durableId="944531919">
    <w:abstractNumId w:val="7"/>
  </w:num>
  <w:num w:numId="19" w16cid:durableId="9379395">
    <w:abstractNumId w:val="11"/>
  </w:num>
  <w:num w:numId="20" w16cid:durableId="975187946">
    <w:abstractNumId w:val="9"/>
  </w:num>
  <w:num w:numId="21" w16cid:durableId="1475292030">
    <w:abstractNumId w:val="9"/>
  </w:num>
  <w:num w:numId="22" w16cid:durableId="1133253155">
    <w:abstractNumId w:val="9"/>
  </w:num>
  <w:num w:numId="23" w16cid:durableId="196623960">
    <w:abstractNumId w:val="9"/>
  </w:num>
  <w:num w:numId="24" w16cid:durableId="1904753038">
    <w:abstractNumId w:val="9"/>
  </w:num>
  <w:num w:numId="25" w16cid:durableId="1194420902">
    <w:abstractNumId w:val="9"/>
  </w:num>
  <w:num w:numId="26" w16cid:durableId="811755966">
    <w:abstractNumId w:val="9"/>
  </w:num>
  <w:num w:numId="27" w16cid:durableId="1966156267">
    <w:abstractNumId w:val="9"/>
  </w:num>
  <w:num w:numId="28" w16cid:durableId="1323895034">
    <w:abstractNumId w:val="9"/>
  </w:num>
  <w:num w:numId="29" w16cid:durableId="3898033">
    <w:abstractNumId w:val="9"/>
  </w:num>
  <w:num w:numId="30" w16cid:durableId="481772341">
    <w:abstractNumId w:val="6"/>
  </w:num>
  <w:num w:numId="31" w16cid:durableId="1622767114">
    <w:abstractNumId w:val="9"/>
  </w:num>
  <w:num w:numId="32" w16cid:durableId="21981070">
    <w:abstractNumId w:val="9"/>
  </w:num>
  <w:num w:numId="33" w16cid:durableId="1182474325">
    <w:abstractNumId w:val="9"/>
  </w:num>
  <w:num w:numId="34" w16cid:durableId="830557924">
    <w:abstractNumId w:val="16"/>
  </w:num>
  <w:num w:numId="35" w16cid:durableId="1437798026">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CD"/>
    <w:rsid w:val="000009A8"/>
    <w:rsid w:val="00000C42"/>
    <w:rsid w:val="000012BF"/>
    <w:rsid w:val="00001536"/>
    <w:rsid w:val="00001812"/>
    <w:rsid w:val="000018F3"/>
    <w:rsid w:val="00001FCD"/>
    <w:rsid w:val="000023E6"/>
    <w:rsid w:val="00002940"/>
    <w:rsid w:val="0000321D"/>
    <w:rsid w:val="00003D1F"/>
    <w:rsid w:val="0000424E"/>
    <w:rsid w:val="0000493C"/>
    <w:rsid w:val="00004A73"/>
    <w:rsid w:val="00004E9E"/>
    <w:rsid w:val="00005405"/>
    <w:rsid w:val="000054A0"/>
    <w:rsid w:val="00005947"/>
    <w:rsid w:val="0000623D"/>
    <w:rsid w:val="00006320"/>
    <w:rsid w:val="00007B97"/>
    <w:rsid w:val="0001025B"/>
    <w:rsid w:val="000111A4"/>
    <w:rsid w:val="000111EE"/>
    <w:rsid w:val="000112A5"/>
    <w:rsid w:val="00011354"/>
    <w:rsid w:val="00011587"/>
    <w:rsid w:val="00012175"/>
    <w:rsid w:val="000121E2"/>
    <w:rsid w:val="00012359"/>
    <w:rsid w:val="00012548"/>
    <w:rsid w:val="00012583"/>
    <w:rsid w:val="00012D16"/>
    <w:rsid w:val="00013196"/>
    <w:rsid w:val="000134F5"/>
    <w:rsid w:val="00013873"/>
    <w:rsid w:val="00013CDC"/>
    <w:rsid w:val="000140BA"/>
    <w:rsid w:val="0001417D"/>
    <w:rsid w:val="00014659"/>
    <w:rsid w:val="00014B48"/>
    <w:rsid w:val="00015374"/>
    <w:rsid w:val="00015C73"/>
    <w:rsid w:val="00016089"/>
    <w:rsid w:val="00016EED"/>
    <w:rsid w:val="00017147"/>
    <w:rsid w:val="00017BC3"/>
    <w:rsid w:val="00017CB0"/>
    <w:rsid w:val="0002028C"/>
    <w:rsid w:val="000204B7"/>
    <w:rsid w:val="0002082F"/>
    <w:rsid w:val="00021475"/>
    <w:rsid w:val="000216AC"/>
    <w:rsid w:val="00021A8A"/>
    <w:rsid w:val="00022824"/>
    <w:rsid w:val="00022930"/>
    <w:rsid w:val="00022B1F"/>
    <w:rsid w:val="00022B21"/>
    <w:rsid w:val="00022DD9"/>
    <w:rsid w:val="00022E03"/>
    <w:rsid w:val="0002314B"/>
    <w:rsid w:val="000231D9"/>
    <w:rsid w:val="000233CE"/>
    <w:rsid w:val="00023ACB"/>
    <w:rsid w:val="000248E8"/>
    <w:rsid w:val="00024C1E"/>
    <w:rsid w:val="000257BE"/>
    <w:rsid w:val="00025A12"/>
    <w:rsid w:val="000260F8"/>
    <w:rsid w:val="00026AE9"/>
    <w:rsid w:val="00026B8B"/>
    <w:rsid w:val="00026C79"/>
    <w:rsid w:val="00026FED"/>
    <w:rsid w:val="00027E40"/>
    <w:rsid w:val="0003008D"/>
    <w:rsid w:val="000303B4"/>
    <w:rsid w:val="000309EA"/>
    <w:rsid w:val="00030C87"/>
    <w:rsid w:val="00030E4B"/>
    <w:rsid w:val="00031DF1"/>
    <w:rsid w:val="00031F38"/>
    <w:rsid w:val="00032841"/>
    <w:rsid w:val="00032FEE"/>
    <w:rsid w:val="00033A72"/>
    <w:rsid w:val="00033E1D"/>
    <w:rsid w:val="00033F5F"/>
    <w:rsid w:val="0003436A"/>
    <w:rsid w:val="00034616"/>
    <w:rsid w:val="0003475F"/>
    <w:rsid w:val="000347AE"/>
    <w:rsid w:val="000349B3"/>
    <w:rsid w:val="00036B59"/>
    <w:rsid w:val="00036CC5"/>
    <w:rsid w:val="000370CF"/>
    <w:rsid w:val="00037657"/>
    <w:rsid w:val="00037D4B"/>
    <w:rsid w:val="00040038"/>
    <w:rsid w:val="0004003F"/>
    <w:rsid w:val="0004009B"/>
    <w:rsid w:val="00041453"/>
    <w:rsid w:val="00041ACA"/>
    <w:rsid w:val="0004210A"/>
    <w:rsid w:val="000432DB"/>
    <w:rsid w:val="000434E2"/>
    <w:rsid w:val="00043D27"/>
    <w:rsid w:val="0004415A"/>
    <w:rsid w:val="00044959"/>
    <w:rsid w:val="00044AF9"/>
    <w:rsid w:val="00044C89"/>
    <w:rsid w:val="00045805"/>
    <w:rsid w:val="000460C1"/>
    <w:rsid w:val="00046183"/>
    <w:rsid w:val="00047087"/>
    <w:rsid w:val="000471A4"/>
    <w:rsid w:val="0004757B"/>
    <w:rsid w:val="00050627"/>
    <w:rsid w:val="000510FF"/>
    <w:rsid w:val="000512E4"/>
    <w:rsid w:val="000513B6"/>
    <w:rsid w:val="000517C7"/>
    <w:rsid w:val="00052B49"/>
    <w:rsid w:val="00052D53"/>
    <w:rsid w:val="0005303B"/>
    <w:rsid w:val="00053761"/>
    <w:rsid w:val="0005390D"/>
    <w:rsid w:val="00053966"/>
    <w:rsid w:val="00054515"/>
    <w:rsid w:val="00054B68"/>
    <w:rsid w:val="0005530B"/>
    <w:rsid w:val="000556B0"/>
    <w:rsid w:val="0005576E"/>
    <w:rsid w:val="00055F68"/>
    <w:rsid w:val="00055F78"/>
    <w:rsid w:val="00056761"/>
    <w:rsid w:val="000568CA"/>
    <w:rsid w:val="00057C9F"/>
    <w:rsid w:val="00060378"/>
    <w:rsid w:val="0006063C"/>
    <w:rsid w:val="00060783"/>
    <w:rsid w:val="00060B0C"/>
    <w:rsid w:val="00060FBA"/>
    <w:rsid w:val="00061243"/>
    <w:rsid w:val="00061279"/>
    <w:rsid w:val="000619BA"/>
    <w:rsid w:val="00061B45"/>
    <w:rsid w:val="00062038"/>
    <w:rsid w:val="00062159"/>
    <w:rsid w:val="0006229D"/>
    <w:rsid w:val="000622AB"/>
    <w:rsid w:val="00062B11"/>
    <w:rsid w:val="00062B9B"/>
    <w:rsid w:val="000633ED"/>
    <w:rsid w:val="00063B93"/>
    <w:rsid w:val="00064E88"/>
    <w:rsid w:val="00065948"/>
    <w:rsid w:val="00066242"/>
    <w:rsid w:val="000663F0"/>
    <w:rsid w:val="0006678D"/>
    <w:rsid w:val="00066B50"/>
    <w:rsid w:val="00066E86"/>
    <w:rsid w:val="00067816"/>
    <w:rsid w:val="0006798A"/>
    <w:rsid w:val="00067FF2"/>
    <w:rsid w:val="000703E5"/>
    <w:rsid w:val="00070424"/>
    <w:rsid w:val="00070D23"/>
    <w:rsid w:val="000715A1"/>
    <w:rsid w:val="000726C0"/>
    <w:rsid w:val="00072F17"/>
    <w:rsid w:val="0007316B"/>
    <w:rsid w:val="00073241"/>
    <w:rsid w:val="000733B9"/>
    <w:rsid w:val="00073EC2"/>
    <w:rsid w:val="0007404D"/>
    <w:rsid w:val="00074AD2"/>
    <w:rsid w:val="00074DBF"/>
    <w:rsid w:val="00075229"/>
    <w:rsid w:val="000752BA"/>
    <w:rsid w:val="00075C22"/>
    <w:rsid w:val="00076B19"/>
    <w:rsid w:val="00077796"/>
    <w:rsid w:val="00077AC7"/>
    <w:rsid w:val="00077B44"/>
    <w:rsid w:val="000803C6"/>
    <w:rsid w:val="000807F8"/>
    <w:rsid w:val="00080FA8"/>
    <w:rsid w:val="000811CF"/>
    <w:rsid w:val="00081398"/>
    <w:rsid w:val="00081890"/>
    <w:rsid w:val="00081C4D"/>
    <w:rsid w:val="00081E6E"/>
    <w:rsid w:val="00081F72"/>
    <w:rsid w:val="0008206B"/>
    <w:rsid w:val="000820A6"/>
    <w:rsid w:val="00082A75"/>
    <w:rsid w:val="0008307F"/>
    <w:rsid w:val="000832E4"/>
    <w:rsid w:val="00084901"/>
    <w:rsid w:val="00084ECD"/>
    <w:rsid w:val="00084EF2"/>
    <w:rsid w:val="00084EFD"/>
    <w:rsid w:val="0008528C"/>
    <w:rsid w:val="000859FC"/>
    <w:rsid w:val="00086B8E"/>
    <w:rsid w:val="00086E33"/>
    <w:rsid w:val="00087150"/>
    <w:rsid w:val="000872DA"/>
    <w:rsid w:val="0008762F"/>
    <w:rsid w:val="000900BE"/>
    <w:rsid w:val="0009044E"/>
    <w:rsid w:val="00090458"/>
    <w:rsid w:val="00090EE2"/>
    <w:rsid w:val="000926ED"/>
    <w:rsid w:val="00092E96"/>
    <w:rsid w:val="000937EB"/>
    <w:rsid w:val="00093D68"/>
    <w:rsid w:val="000944BA"/>
    <w:rsid w:val="00094720"/>
    <w:rsid w:val="00094AA6"/>
    <w:rsid w:val="00096423"/>
    <w:rsid w:val="00096764"/>
    <w:rsid w:val="00096991"/>
    <w:rsid w:val="00096E70"/>
    <w:rsid w:val="000975F5"/>
    <w:rsid w:val="000975FC"/>
    <w:rsid w:val="000977AB"/>
    <w:rsid w:val="00097DB4"/>
    <w:rsid w:val="000A01E4"/>
    <w:rsid w:val="000A051F"/>
    <w:rsid w:val="000A0A60"/>
    <w:rsid w:val="000A0EFD"/>
    <w:rsid w:val="000A129B"/>
    <w:rsid w:val="000A1573"/>
    <w:rsid w:val="000A20D7"/>
    <w:rsid w:val="000A21B3"/>
    <w:rsid w:val="000A2C7F"/>
    <w:rsid w:val="000A2C96"/>
    <w:rsid w:val="000A2D51"/>
    <w:rsid w:val="000A416F"/>
    <w:rsid w:val="000A4198"/>
    <w:rsid w:val="000A41B6"/>
    <w:rsid w:val="000A4598"/>
    <w:rsid w:val="000A4642"/>
    <w:rsid w:val="000A478E"/>
    <w:rsid w:val="000A52A6"/>
    <w:rsid w:val="000A57E5"/>
    <w:rsid w:val="000A5AC0"/>
    <w:rsid w:val="000A6076"/>
    <w:rsid w:val="000A637F"/>
    <w:rsid w:val="000A67EA"/>
    <w:rsid w:val="000A7515"/>
    <w:rsid w:val="000A7851"/>
    <w:rsid w:val="000A7A97"/>
    <w:rsid w:val="000B12EB"/>
    <w:rsid w:val="000B2E77"/>
    <w:rsid w:val="000B3114"/>
    <w:rsid w:val="000B3304"/>
    <w:rsid w:val="000B3FF8"/>
    <w:rsid w:val="000B40B4"/>
    <w:rsid w:val="000B4572"/>
    <w:rsid w:val="000B467F"/>
    <w:rsid w:val="000B5547"/>
    <w:rsid w:val="000B5549"/>
    <w:rsid w:val="000B6C29"/>
    <w:rsid w:val="000B6D6C"/>
    <w:rsid w:val="000B7003"/>
    <w:rsid w:val="000B7BC9"/>
    <w:rsid w:val="000B7CF0"/>
    <w:rsid w:val="000C025F"/>
    <w:rsid w:val="000C08EB"/>
    <w:rsid w:val="000C0C71"/>
    <w:rsid w:val="000C1240"/>
    <w:rsid w:val="000C15D2"/>
    <w:rsid w:val="000C1B3E"/>
    <w:rsid w:val="000C2942"/>
    <w:rsid w:val="000C2D32"/>
    <w:rsid w:val="000C361A"/>
    <w:rsid w:val="000C38BD"/>
    <w:rsid w:val="000C40E9"/>
    <w:rsid w:val="000C448B"/>
    <w:rsid w:val="000C4D16"/>
    <w:rsid w:val="000C5CFB"/>
    <w:rsid w:val="000C6635"/>
    <w:rsid w:val="000C6841"/>
    <w:rsid w:val="000C6FBA"/>
    <w:rsid w:val="000C7792"/>
    <w:rsid w:val="000C7894"/>
    <w:rsid w:val="000C7AB9"/>
    <w:rsid w:val="000D0075"/>
    <w:rsid w:val="000D02E7"/>
    <w:rsid w:val="000D1652"/>
    <w:rsid w:val="000D1802"/>
    <w:rsid w:val="000D20E5"/>
    <w:rsid w:val="000D2136"/>
    <w:rsid w:val="000D2F8D"/>
    <w:rsid w:val="000D326D"/>
    <w:rsid w:val="000D3B14"/>
    <w:rsid w:val="000D419F"/>
    <w:rsid w:val="000D427F"/>
    <w:rsid w:val="000D43BE"/>
    <w:rsid w:val="000D48CC"/>
    <w:rsid w:val="000D53A1"/>
    <w:rsid w:val="000D5E54"/>
    <w:rsid w:val="000D672A"/>
    <w:rsid w:val="000D698C"/>
    <w:rsid w:val="000D6EE6"/>
    <w:rsid w:val="000D7503"/>
    <w:rsid w:val="000D75A4"/>
    <w:rsid w:val="000D7A79"/>
    <w:rsid w:val="000E07E7"/>
    <w:rsid w:val="000E0BFA"/>
    <w:rsid w:val="000E0C19"/>
    <w:rsid w:val="000E0DCA"/>
    <w:rsid w:val="000E2B68"/>
    <w:rsid w:val="000E2DF6"/>
    <w:rsid w:val="000E3344"/>
    <w:rsid w:val="000E374B"/>
    <w:rsid w:val="000E3C4C"/>
    <w:rsid w:val="000E460D"/>
    <w:rsid w:val="000E4902"/>
    <w:rsid w:val="000E4A44"/>
    <w:rsid w:val="000E5C77"/>
    <w:rsid w:val="000E5DFD"/>
    <w:rsid w:val="000E62A2"/>
    <w:rsid w:val="000E62E5"/>
    <w:rsid w:val="000E62F0"/>
    <w:rsid w:val="000E634F"/>
    <w:rsid w:val="000E6BF1"/>
    <w:rsid w:val="000E6C6F"/>
    <w:rsid w:val="000E7C61"/>
    <w:rsid w:val="000F0193"/>
    <w:rsid w:val="000F1CC2"/>
    <w:rsid w:val="000F1E0E"/>
    <w:rsid w:val="000F2A15"/>
    <w:rsid w:val="000F2A71"/>
    <w:rsid w:val="000F2C0F"/>
    <w:rsid w:val="000F31E5"/>
    <w:rsid w:val="000F31F8"/>
    <w:rsid w:val="000F3D44"/>
    <w:rsid w:val="000F3FDF"/>
    <w:rsid w:val="000F40A8"/>
    <w:rsid w:val="000F42B0"/>
    <w:rsid w:val="000F499A"/>
    <w:rsid w:val="000F4C64"/>
    <w:rsid w:val="000F4E00"/>
    <w:rsid w:val="000F51FC"/>
    <w:rsid w:val="000F5315"/>
    <w:rsid w:val="000F6588"/>
    <w:rsid w:val="000F795B"/>
    <w:rsid w:val="0010007D"/>
    <w:rsid w:val="001000EF"/>
    <w:rsid w:val="001004B7"/>
    <w:rsid w:val="001004C2"/>
    <w:rsid w:val="0010270A"/>
    <w:rsid w:val="001029AA"/>
    <w:rsid w:val="0010336B"/>
    <w:rsid w:val="00103494"/>
    <w:rsid w:val="00103496"/>
    <w:rsid w:val="001035CC"/>
    <w:rsid w:val="00103890"/>
    <w:rsid w:val="00104684"/>
    <w:rsid w:val="001052C8"/>
    <w:rsid w:val="00105F4B"/>
    <w:rsid w:val="00106AC6"/>
    <w:rsid w:val="001077A0"/>
    <w:rsid w:val="00107B0F"/>
    <w:rsid w:val="00107DEA"/>
    <w:rsid w:val="00111013"/>
    <w:rsid w:val="00112423"/>
    <w:rsid w:val="001127A7"/>
    <w:rsid w:val="00112B39"/>
    <w:rsid w:val="00113021"/>
    <w:rsid w:val="00113461"/>
    <w:rsid w:val="00113FF4"/>
    <w:rsid w:val="001140AF"/>
    <w:rsid w:val="0011476E"/>
    <w:rsid w:val="0011593D"/>
    <w:rsid w:val="00115D9C"/>
    <w:rsid w:val="00116382"/>
    <w:rsid w:val="00116735"/>
    <w:rsid w:val="00117742"/>
    <w:rsid w:val="00117979"/>
    <w:rsid w:val="00117EA3"/>
    <w:rsid w:val="001202F5"/>
    <w:rsid w:val="00120546"/>
    <w:rsid w:val="001206EF"/>
    <w:rsid w:val="0012075A"/>
    <w:rsid w:val="0012194F"/>
    <w:rsid w:val="00121AC5"/>
    <w:rsid w:val="00122C37"/>
    <w:rsid w:val="00123461"/>
    <w:rsid w:val="00123586"/>
    <w:rsid w:val="00123646"/>
    <w:rsid w:val="001242EB"/>
    <w:rsid w:val="001248B9"/>
    <w:rsid w:val="00124AB1"/>
    <w:rsid w:val="001254D7"/>
    <w:rsid w:val="001264A0"/>
    <w:rsid w:val="00126A57"/>
    <w:rsid w:val="00126A5B"/>
    <w:rsid w:val="00126AA8"/>
    <w:rsid w:val="001275EB"/>
    <w:rsid w:val="0012785D"/>
    <w:rsid w:val="00130175"/>
    <w:rsid w:val="00130C5D"/>
    <w:rsid w:val="00130F0A"/>
    <w:rsid w:val="00132223"/>
    <w:rsid w:val="00132FFC"/>
    <w:rsid w:val="0013380C"/>
    <w:rsid w:val="00133E21"/>
    <w:rsid w:val="00133FD4"/>
    <w:rsid w:val="00134D67"/>
    <w:rsid w:val="00134E5F"/>
    <w:rsid w:val="00134ED7"/>
    <w:rsid w:val="00135038"/>
    <w:rsid w:val="00136269"/>
    <w:rsid w:val="00136457"/>
    <w:rsid w:val="001368E0"/>
    <w:rsid w:val="001377BA"/>
    <w:rsid w:val="00140170"/>
    <w:rsid w:val="0014061E"/>
    <w:rsid w:val="00140635"/>
    <w:rsid w:val="00140B9C"/>
    <w:rsid w:val="00140C02"/>
    <w:rsid w:val="00140CB3"/>
    <w:rsid w:val="00142416"/>
    <w:rsid w:val="0014455B"/>
    <w:rsid w:val="00144666"/>
    <w:rsid w:val="0014540E"/>
    <w:rsid w:val="001454A3"/>
    <w:rsid w:val="001463CE"/>
    <w:rsid w:val="00146885"/>
    <w:rsid w:val="001502F2"/>
    <w:rsid w:val="00150349"/>
    <w:rsid w:val="0015074B"/>
    <w:rsid w:val="00150B4F"/>
    <w:rsid w:val="00150C51"/>
    <w:rsid w:val="00151276"/>
    <w:rsid w:val="001516D8"/>
    <w:rsid w:val="0015222A"/>
    <w:rsid w:val="0015263F"/>
    <w:rsid w:val="00153176"/>
    <w:rsid w:val="00154096"/>
    <w:rsid w:val="001545AC"/>
    <w:rsid w:val="00154A44"/>
    <w:rsid w:val="00154DFD"/>
    <w:rsid w:val="00154E68"/>
    <w:rsid w:val="0015527F"/>
    <w:rsid w:val="001560DE"/>
    <w:rsid w:val="00156444"/>
    <w:rsid w:val="00156723"/>
    <w:rsid w:val="0015716B"/>
    <w:rsid w:val="001577AF"/>
    <w:rsid w:val="0016019D"/>
    <w:rsid w:val="00161632"/>
    <w:rsid w:val="00161B36"/>
    <w:rsid w:val="00162437"/>
    <w:rsid w:val="00162C21"/>
    <w:rsid w:val="00163CD9"/>
    <w:rsid w:val="001644A6"/>
    <w:rsid w:val="00164758"/>
    <w:rsid w:val="00165878"/>
    <w:rsid w:val="00165B05"/>
    <w:rsid w:val="00166081"/>
    <w:rsid w:val="0016684E"/>
    <w:rsid w:val="00166C40"/>
    <w:rsid w:val="00167837"/>
    <w:rsid w:val="00167AA0"/>
    <w:rsid w:val="00167E3E"/>
    <w:rsid w:val="001701FA"/>
    <w:rsid w:val="00170660"/>
    <w:rsid w:val="00171092"/>
    <w:rsid w:val="00171734"/>
    <w:rsid w:val="00172688"/>
    <w:rsid w:val="00172F3F"/>
    <w:rsid w:val="0017305E"/>
    <w:rsid w:val="001734F6"/>
    <w:rsid w:val="00173AA6"/>
    <w:rsid w:val="00173BE9"/>
    <w:rsid w:val="0017412E"/>
    <w:rsid w:val="001747B5"/>
    <w:rsid w:val="001749CE"/>
    <w:rsid w:val="00175340"/>
    <w:rsid w:val="00175872"/>
    <w:rsid w:val="00176A45"/>
    <w:rsid w:val="00177767"/>
    <w:rsid w:val="00177AB7"/>
    <w:rsid w:val="00177C40"/>
    <w:rsid w:val="00177C71"/>
    <w:rsid w:val="00177F2B"/>
    <w:rsid w:val="00180468"/>
    <w:rsid w:val="00181BA7"/>
    <w:rsid w:val="00182386"/>
    <w:rsid w:val="001825AC"/>
    <w:rsid w:val="00182C81"/>
    <w:rsid w:val="0018304D"/>
    <w:rsid w:val="0018315E"/>
    <w:rsid w:val="00183BA9"/>
    <w:rsid w:val="001844C4"/>
    <w:rsid w:val="001848A2"/>
    <w:rsid w:val="00184D94"/>
    <w:rsid w:val="00185607"/>
    <w:rsid w:val="00186C97"/>
    <w:rsid w:val="0018705D"/>
    <w:rsid w:val="00187AF3"/>
    <w:rsid w:val="00187C5E"/>
    <w:rsid w:val="00187CE6"/>
    <w:rsid w:val="001901E1"/>
    <w:rsid w:val="001902A8"/>
    <w:rsid w:val="00190959"/>
    <w:rsid w:val="001909EC"/>
    <w:rsid w:val="00190B76"/>
    <w:rsid w:val="00191AF4"/>
    <w:rsid w:val="00191B2E"/>
    <w:rsid w:val="00191B32"/>
    <w:rsid w:val="00191B76"/>
    <w:rsid w:val="00191ED7"/>
    <w:rsid w:val="001924E2"/>
    <w:rsid w:val="00192BF3"/>
    <w:rsid w:val="00192FBB"/>
    <w:rsid w:val="001952DF"/>
    <w:rsid w:val="0019579F"/>
    <w:rsid w:val="0019598A"/>
    <w:rsid w:val="00195B12"/>
    <w:rsid w:val="00195C33"/>
    <w:rsid w:val="00195D4E"/>
    <w:rsid w:val="0019627D"/>
    <w:rsid w:val="001962ED"/>
    <w:rsid w:val="00196FB3"/>
    <w:rsid w:val="00197059"/>
    <w:rsid w:val="00197C24"/>
    <w:rsid w:val="00197F3B"/>
    <w:rsid w:val="001A03E1"/>
    <w:rsid w:val="001A0816"/>
    <w:rsid w:val="001A0EF1"/>
    <w:rsid w:val="001A124B"/>
    <w:rsid w:val="001A16F7"/>
    <w:rsid w:val="001A237A"/>
    <w:rsid w:val="001A239D"/>
    <w:rsid w:val="001A2441"/>
    <w:rsid w:val="001A259A"/>
    <w:rsid w:val="001A2859"/>
    <w:rsid w:val="001A29D4"/>
    <w:rsid w:val="001A4094"/>
    <w:rsid w:val="001A55BB"/>
    <w:rsid w:val="001A5642"/>
    <w:rsid w:val="001A641C"/>
    <w:rsid w:val="001B02C4"/>
    <w:rsid w:val="001B04DC"/>
    <w:rsid w:val="001B0779"/>
    <w:rsid w:val="001B10B9"/>
    <w:rsid w:val="001B12A4"/>
    <w:rsid w:val="001B1805"/>
    <w:rsid w:val="001B1F7B"/>
    <w:rsid w:val="001B20B7"/>
    <w:rsid w:val="001B222D"/>
    <w:rsid w:val="001B2453"/>
    <w:rsid w:val="001B2DCD"/>
    <w:rsid w:val="001B33B4"/>
    <w:rsid w:val="001B359A"/>
    <w:rsid w:val="001B3698"/>
    <w:rsid w:val="001B3A43"/>
    <w:rsid w:val="001B3E3C"/>
    <w:rsid w:val="001B4B5F"/>
    <w:rsid w:val="001B62C7"/>
    <w:rsid w:val="001B6649"/>
    <w:rsid w:val="001B7136"/>
    <w:rsid w:val="001B7F51"/>
    <w:rsid w:val="001C1E53"/>
    <w:rsid w:val="001C203B"/>
    <w:rsid w:val="001C2052"/>
    <w:rsid w:val="001C20D1"/>
    <w:rsid w:val="001C2AAF"/>
    <w:rsid w:val="001C2AE5"/>
    <w:rsid w:val="001C2D7F"/>
    <w:rsid w:val="001C3463"/>
    <w:rsid w:val="001C363D"/>
    <w:rsid w:val="001C415A"/>
    <w:rsid w:val="001C47FA"/>
    <w:rsid w:val="001C585C"/>
    <w:rsid w:val="001C6582"/>
    <w:rsid w:val="001C74C5"/>
    <w:rsid w:val="001C75C1"/>
    <w:rsid w:val="001C7637"/>
    <w:rsid w:val="001C7F37"/>
    <w:rsid w:val="001D0BE3"/>
    <w:rsid w:val="001D20B2"/>
    <w:rsid w:val="001D2356"/>
    <w:rsid w:val="001D2423"/>
    <w:rsid w:val="001D24CF"/>
    <w:rsid w:val="001D2522"/>
    <w:rsid w:val="001D263C"/>
    <w:rsid w:val="001D2B67"/>
    <w:rsid w:val="001D2C07"/>
    <w:rsid w:val="001D3204"/>
    <w:rsid w:val="001D389C"/>
    <w:rsid w:val="001D3AD9"/>
    <w:rsid w:val="001D3FF9"/>
    <w:rsid w:val="001D586C"/>
    <w:rsid w:val="001D5D6A"/>
    <w:rsid w:val="001D671D"/>
    <w:rsid w:val="001D72FB"/>
    <w:rsid w:val="001D772E"/>
    <w:rsid w:val="001D7BDF"/>
    <w:rsid w:val="001D7CB0"/>
    <w:rsid w:val="001E117D"/>
    <w:rsid w:val="001E128D"/>
    <w:rsid w:val="001E14C2"/>
    <w:rsid w:val="001E2613"/>
    <w:rsid w:val="001E2BB2"/>
    <w:rsid w:val="001E35CC"/>
    <w:rsid w:val="001E35DF"/>
    <w:rsid w:val="001E37BA"/>
    <w:rsid w:val="001E466F"/>
    <w:rsid w:val="001E47DB"/>
    <w:rsid w:val="001E4850"/>
    <w:rsid w:val="001E4986"/>
    <w:rsid w:val="001E4D3D"/>
    <w:rsid w:val="001E4F6A"/>
    <w:rsid w:val="001E5288"/>
    <w:rsid w:val="001E6610"/>
    <w:rsid w:val="001E7134"/>
    <w:rsid w:val="001E7682"/>
    <w:rsid w:val="001E7843"/>
    <w:rsid w:val="001E7F78"/>
    <w:rsid w:val="001F0014"/>
    <w:rsid w:val="001F0A9C"/>
    <w:rsid w:val="001F0C0C"/>
    <w:rsid w:val="001F201A"/>
    <w:rsid w:val="001F3845"/>
    <w:rsid w:val="001F4234"/>
    <w:rsid w:val="001F4269"/>
    <w:rsid w:val="001F475E"/>
    <w:rsid w:val="001F4B7C"/>
    <w:rsid w:val="001F4DEC"/>
    <w:rsid w:val="001F5159"/>
    <w:rsid w:val="001F64C6"/>
    <w:rsid w:val="001F692B"/>
    <w:rsid w:val="001F6A19"/>
    <w:rsid w:val="001F7298"/>
    <w:rsid w:val="001F7406"/>
    <w:rsid w:val="001F7541"/>
    <w:rsid w:val="002008B9"/>
    <w:rsid w:val="002016CD"/>
    <w:rsid w:val="00201786"/>
    <w:rsid w:val="002017A9"/>
    <w:rsid w:val="00201E5F"/>
    <w:rsid w:val="00202476"/>
    <w:rsid w:val="00202901"/>
    <w:rsid w:val="00202D84"/>
    <w:rsid w:val="002030D7"/>
    <w:rsid w:val="00203AFF"/>
    <w:rsid w:val="00203BDF"/>
    <w:rsid w:val="00203C54"/>
    <w:rsid w:val="00204026"/>
    <w:rsid w:val="00204310"/>
    <w:rsid w:val="002046E9"/>
    <w:rsid w:val="00204DD7"/>
    <w:rsid w:val="0020609C"/>
    <w:rsid w:val="002061AD"/>
    <w:rsid w:val="002107F8"/>
    <w:rsid w:val="00210DF1"/>
    <w:rsid w:val="00211460"/>
    <w:rsid w:val="002128FA"/>
    <w:rsid w:val="00213250"/>
    <w:rsid w:val="00213272"/>
    <w:rsid w:val="00213CC1"/>
    <w:rsid w:val="00213E50"/>
    <w:rsid w:val="002141AB"/>
    <w:rsid w:val="002145B2"/>
    <w:rsid w:val="00214E28"/>
    <w:rsid w:val="002157EC"/>
    <w:rsid w:val="00215A21"/>
    <w:rsid w:val="002163A8"/>
    <w:rsid w:val="002163F0"/>
    <w:rsid w:val="00220629"/>
    <w:rsid w:val="00220D01"/>
    <w:rsid w:val="002213B9"/>
    <w:rsid w:val="00221590"/>
    <w:rsid w:val="0022175B"/>
    <w:rsid w:val="0022177D"/>
    <w:rsid w:val="00222907"/>
    <w:rsid w:val="00222978"/>
    <w:rsid w:val="00222B94"/>
    <w:rsid w:val="00222C7F"/>
    <w:rsid w:val="00222DBE"/>
    <w:rsid w:val="00223A68"/>
    <w:rsid w:val="00224245"/>
    <w:rsid w:val="00224296"/>
    <w:rsid w:val="0022591E"/>
    <w:rsid w:val="00225A79"/>
    <w:rsid w:val="0022615D"/>
    <w:rsid w:val="002268A3"/>
    <w:rsid w:val="00226DE8"/>
    <w:rsid w:val="0022723A"/>
    <w:rsid w:val="00227652"/>
    <w:rsid w:val="00227E67"/>
    <w:rsid w:val="00230031"/>
    <w:rsid w:val="002303C9"/>
    <w:rsid w:val="002305CE"/>
    <w:rsid w:val="0023104D"/>
    <w:rsid w:val="002320DA"/>
    <w:rsid w:val="002321B6"/>
    <w:rsid w:val="002329B3"/>
    <w:rsid w:val="00232B88"/>
    <w:rsid w:val="00232D7B"/>
    <w:rsid w:val="002334D0"/>
    <w:rsid w:val="00233BC1"/>
    <w:rsid w:val="00233C66"/>
    <w:rsid w:val="00234104"/>
    <w:rsid w:val="002344F2"/>
    <w:rsid w:val="00234802"/>
    <w:rsid w:val="00234AC0"/>
    <w:rsid w:val="00235260"/>
    <w:rsid w:val="00235FA6"/>
    <w:rsid w:val="00236210"/>
    <w:rsid w:val="002362A2"/>
    <w:rsid w:val="00236B42"/>
    <w:rsid w:val="00236C8D"/>
    <w:rsid w:val="0023712E"/>
    <w:rsid w:val="00237B54"/>
    <w:rsid w:val="00237B91"/>
    <w:rsid w:val="00237FCB"/>
    <w:rsid w:val="00240839"/>
    <w:rsid w:val="00241CFD"/>
    <w:rsid w:val="002423B4"/>
    <w:rsid w:val="002426C6"/>
    <w:rsid w:val="00242709"/>
    <w:rsid w:val="00242E01"/>
    <w:rsid w:val="00242F75"/>
    <w:rsid w:val="00243260"/>
    <w:rsid w:val="00243347"/>
    <w:rsid w:val="002434A6"/>
    <w:rsid w:val="00243CB2"/>
    <w:rsid w:val="002442E8"/>
    <w:rsid w:val="0024439B"/>
    <w:rsid w:val="002446D0"/>
    <w:rsid w:val="002449B7"/>
    <w:rsid w:val="00244FA7"/>
    <w:rsid w:val="002457F8"/>
    <w:rsid w:val="00246290"/>
    <w:rsid w:val="00246770"/>
    <w:rsid w:val="00246E5B"/>
    <w:rsid w:val="00247174"/>
    <w:rsid w:val="0024723D"/>
    <w:rsid w:val="00247972"/>
    <w:rsid w:val="00250DA3"/>
    <w:rsid w:val="0025123A"/>
    <w:rsid w:val="0025129D"/>
    <w:rsid w:val="002513B7"/>
    <w:rsid w:val="00251D5E"/>
    <w:rsid w:val="002526FC"/>
    <w:rsid w:val="00252BE1"/>
    <w:rsid w:val="00252F38"/>
    <w:rsid w:val="00253441"/>
    <w:rsid w:val="00253455"/>
    <w:rsid w:val="00253676"/>
    <w:rsid w:val="0025374B"/>
    <w:rsid w:val="002538B5"/>
    <w:rsid w:val="00253BB4"/>
    <w:rsid w:val="00254565"/>
    <w:rsid w:val="00254854"/>
    <w:rsid w:val="002548D4"/>
    <w:rsid w:val="002556DB"/>
    <w:rsid w:val="002558B5"/>
    <w:rsid w:val="00256AD9"/>
    <w:rsid w:val="00256FE8"/>
    <w:rsid w:val="0025781C"/>
    <w:rsid w:val="002609D2"/>
    <w:rsid w:val="00260D34"/>
    <w:rsid w:val="00260DA6"/>
    <w:rsid w:val="00261314"/>
    <w:rsid w:val="002619CA"/>
    <w:rsid w:val="002620BA"/>
    <w:rsid w:val="00262486"/>
    <w:rsid w:val="00262E39"/>
    <w:rsid w:val="00262F1F"/>
    <w:rsid w:val="00263206"/>
    <w:rsid w:val="0026385F"/>
    <w:rsid w:val="00265CBE"/>
    <w:rsid w:val="00265DFE"/>
    <w:rsid w:val="002665D5"/>
    <w:rsid w:val="00266B95"/>
    <w:rsid w:val="00266CFA"/>
    <w:rsid w:val="00266EA2"/>
    <w:rsid w:val="00266FEE"/>
    <w:rsid w:val="00267200"/>
    <w:rsid w:val="00267A9C"/>
    <w:rsid w:val="00270925"/>
    <w:rsid w:val="00270A5F"/>
    <w:rsid w:val="00270DF5"/>
    <w:rsid w:val="0027165D"/>
    <w:rsid w:val="00271B00"/>
    <w:rsid w:val="002721E3"/>
    <w:rsid w:val="00272853"/>
    <w:rsid w:val="00272F79"/>
    <w:rsid w:val="002739D2"/>
    <w:rsid w:val="00273EB9"/>
    <w:rsid w:val="0027410B"/>
    <w:rsid w:val="00274837"/>
    <w:rsid w:val="00274AF7"/>
    <w:rsid w:val="00274FA9"/>
    <w:rsid w:val="00275A8D"/>
    <w:rsid w:val="00275F57"/>
    <w:rsid w:val="00276062"/>
    <w:rsid w:val="002768A0"/>
    <w:rsid w:val="002768E7"/>
    <w:rsid w:val="00277202"/>
    <w:rsid w:val="002777DF"/>
    <w:rsid w:val="00280768"/>
    <w:rsid w:val="002807D0"/>
    <w:rsid w:val="00280D22"/>
    <w:rsid w:val="0028130B"/>
    <w:rsid w:val="002813F1"/>
    <w:rsid w:val="002821E7"/>
    <w:rsid w:val="00282A6F"/>
    <w:rsid w:val="00282ED4"/>
    <w:rsid w:val="0028306C"/>
    <w:rsid w:val="002831E0"/>
    <w:rsid w:val="002832A2"/>
    <w:rsid w:val="002839FE"/>
    <w:rsid w:val="00283A64"/>
    <w:rsid w:val="002841E5"/>
    <w:rsid w:val="002846C2"/>
    <w:rsid w:val="00284714"/>
    <w:rsid w:val="00284EFE"/>
    <w:rsid w:val="002850FC"/>
    <w:rsid w:val="00285459"/>
    <w:rsid w:val="0028557E"/>
    <w:rsid w:val="00286420"/>
    <w:rsid w:val="00286D46"/>
    <w:rsid w:val="00286DCC"/>
    <w:rsid w:val="00286DD3"/>
    <w:rsid w:val="00286E03"/>
    <w:rsid w:val="00287378"/>
    <w:rsid w:val="0029017E"/>
    <w:rsid w:val="0029179F"/>
    <w:rsid w:val="00291B35"/>
    <w:rsid w:val="00291E77"/>
    <w:rsid w:val="00291EE0"/>
    <w:rsid w:val="002925E9"/>
    <w:rsid w:val="002926BA"/>
    <w:rsid w:val="00293A0A"/>
    <w:rsid w:val="00294418"/>
    <w:rsid w:val="00294F8C"/>
    <w:rsid w:val="00295B23"/>
    <w:rsid w:val="00295FA8"/>
    <w:rsid w:val="00296070"/>
    <w:rsid w:val="002961E1"/>
    <w:rsid w:val="00296201"/>
    <w:rsid w:val="00296338"/>
    <w:rsid w:val="0029639D"/>
    <w:rsid w:val="002963B7"/>
    <w:rsid w:val="00296480"/>
    <w:rsid w:val="002968A0"/>
    <w:rsid w:val="00296926"/>
    <w:rsid w:val="00296DE7"/>
    <w:rsid w:val="002976C3"/>
    <w:rsid w:val="00297C51"/>
    <w:rsid w:val="002A033F"/>
    <w:rsid w:val="002A03B9"/>
    <w:rsid w:val="002A0701"/>
    <w:rsid w:val="002A0C26"/>
    <w:rsid w:val="002A0EF9"/>
    <w:rsid w:val="002A102E"/>
    <w:rsid w:val="002A180B"/>
    <w:rsid w:val="002A1D1A"/>
    <w:rsid w:val="002A2215"/>
    <w:rsid w:val="002A2221"/>
    <w:rsid w:val="002A2C22"/>
    <w:rsid w:val="002A3559"/>
    <w:rsid w:val="002A420A"/>
    <w:rsid w:val="002A4898"/>
    <w:rsid w:val="002A5510"/>
    <w:rsid w:val="002A5754"/>
    <w:rsid w:val="002A58D3"/>
    <w:rsid w:val="002A5B5F"/>
    <w:rsid w:val="002A74B7"/>
    <w:rsid w:val="002A7A4B"/>
    <w:rsid w:val="002A7BD9"/>
    <w:rsid w:val="002B02D9"/>
    <w:rsid w:val="002B0F78"/>
    <w:rsid w:val="002B0F8A"/>
    <w:rsid w:val="002B1B0B"/>
    <w:rsid w:val="002B1BC4"/>
    <w:rsid w:val="002B1FC2"/>
    <w:rsid w:val="002B2680"/>
    <w:rsid w:val="002B27CF"/>
    <w:rsid w:val="002B361D"/>
    <w:rsid w:val="002B3E8E"/>
    <w:rsid w:val="002B4830"/>
    <w:rsid w:val="002B6365"/>
    <w:rsid w:val="002B68FE"/>
    <w:rsid w:val="002C07C7"/>
    <w:rsid w:val="002C1750"/>
    <w:rsid w:val="002C1BBA"/>
    <w:rsid w:val="002C345E"/>
    <w:rsid w:val="002C3FC5"/>
    <w:rsid w:val="002C479F"/>
    <w:rsid w:val="002C5C90"/>
    <w:rsid w:val="002C62A9"/>
    <w:rsid w:val="002C69F3"/>
    <w:rsid w:val="002C780A"/>
    <w:rsid w:val="002C78FF"/>
    <w:rsid w:val="002C796F"/>
    <w:rsid w:val="002D0287"/>
    <w:rsid w:val="002D04F8"/>
    <w:rsid w:val="002D1038"/>
    <w:rsid w:val="002D1368"/>
    <w:rsid w:val="002D13AA"/>
    <w:rsid w:val="002D1C97"/>
    <w:rsid w:val="002D2281"/>
    <w:rsid w:val="002D23EB"/>
    <w:rsid w:val="002D2EA7"/>
    <w:rsid w:val="002D2F43"/>
    <w:rsid w:val="002D303B"/>
    <w:rsid w:val="002D34DC"/>
    <w:rsid w:val="002D3558"/>
    <w:rsid w:val="002D35DC"/>
    <w:rsid w:val="002D36B0"/>
    <w:rsid w:val="002D3A18"/>
    <w:rsid w:val="002D3F60"/>
    <w:rsid w:val="002D47FE"/>
    <w:rsid w:val="002D4B85"/>
    <w:rsid w:val="002D4F36"/>
    <w:rsid w:val="002D53BA"/>
    <w:rsid w:val="002D53EF"/>
    <w:rsid w:val="002D5C06"/>
    <w:rsid w:val="002D6258"/>
    <w:rsid w:val="002D6645"/>
    <w:rsid w:val="002D702D"/>
    <w:rsid w:val="002D7B90"/>
    <w:rsid w:val="002D7E72"/>
    <w:rsid w:val="002E00AD"/>
    <w:rsid w:val="002E028D"/>
    <w:rsid w:val="002E16A6"/>
    <w:rsid w:val="002E183A"/>
    <w:rsid w:val="002E1A93"/>
    <w:rsid w:val="002E1B04"/>
    <w:rsid w:val="002E1D85"/>
    <w:rsid w:val="002E1F7E"/>
    <w:rsid w:val="002E24AB"/>
    <w:rsid w:val="002E3663"/>
    <w:rsid w:val="002E37A9"/>
    <w:rsid w:val="002E39AE"/>
    <w:rsid w:val="002E4732"/>
    <w:rsid w:val="002E4D3D"/>
    <w:rsid w:val="002E5BD8"/>
    <w:rsid w:val="002E5F3A"/>
    <w:rsid w:val="002E71B7"/>
    <w:rsid w:val="002E73FB"/>
    <w:rsid w:val="002E7761"/>
    <w:rsid w:val="002E790E"/>
    <w:rsid w:val="002E7A8F"/>
    <w:rsid w:val="002F0002"/>
    <w:rsid w:val="002F0222"/>
    <w:rsid w:val="002F0440"/>
    <w:rsid w:val="002F04AF"/>
    <w:rsid w:val="002F06CB"/>
    <w:rsid w:val="002F154F"/>
    <w:rsid w:val="002F5096"/>
    <w:rsid w:val="002F51AB"/>
    <w:rsid w:val="002F5292"/>
    <w:rsid w:val="002F52EB"/>
    <w:rsid w:val="002F5844"/>
    <w:rsid w:val="002F59A9"/>
    <w:rsid w:val="002F6539"/>
    <w:rsid w:val="002F6855"/>
    <w:rsid w:val="002F73EA"/>
    <w:rsid w:val="002F756E"/>
    <w:rsid w:val="002F7D18"/>
    <w:rsid w:val="00300427"/>
    <w:rsid w:val="003005AD"/>
    <w:rsid w:val="00300655"/>
    <w:rsid w:val="00300795"/>
    <w:rsid w:val="00300B4F"/>
    <w:rsid w:val="00301381"/>
    <w:rsid w:val="00301520"/>
    <w:rsid w:val="00301B81"/>
    <w:rsid w:val="00302A75"/>
    <w:rsid w:val="003037D5"/>
    <w:rsid w:val="003039A9"/>
    <w:rsid w:val="0030408C"/>
    <w:rsid w:val="003040AA"/>
    <w:rsid w:val="003040EB"/>
    <w:rsid w:val="00304171"/>
    <w:rsid w:val="00304BB1"/>
    <w:rsid w:val="00304EA0"/>
    <w:rsid w:val="003058F9"/>
    <w:rsid w:val="00305CCF"/>
    <w:rsid w:val="00306052"/>
    <w:rsid w:val="003065BA"/>
    <w:rsid w:val="003065BF"/>
    <w:rsid w:val="00306F87"/>
    <w:rsid w:val="003075CA"/>
    <w:rsid w:val="003077BA"/>
    <w:rsid w:val="00307FBC"/>
    <w:rsid w:val="0031036D"/>
    <w:rsid w:val="00310D44"/>
    <w:rsid w:val="00310FCA"/>
    <w:rsid w:val="0031105E"/>
    <w:rsid w:val="00312D76"/>
    <w:rsid w:val="00313C9D"/>
    <w:rsid w:val="00313D9B"/>
    <w:rsid w:val="00314124"/>
    <w:rsid w:val="0031479F"/>
    <w:rsid w:val="00316A8C"/>
    <w:rsid w:val="00316BB4"/>
    <w:rsid w:val="00317066"/>
    <w:rsid w:val="0031784A"/>
    <w:rsid w:val="003178C5"/>
    <w:rsid w:val="00317B75"/>
    <w:rsid w:val="00320B3B"/>
    <w:rsid w:val="003210DF"/>
    <w:rsid w:val="003211E6"/>
    <w:rsid w:val="00321293"/>
    <w:rsid w:val="003212B0"/>
    <w:rsid w:val="0032157A"/>
    <w:rsid w:val="00321A08"/>
    <w:rsid w:val="00321DFC"/>
    <w:rsid w:val="00322299"/>
    <w:rsid w:val="0032240F"/>
    <w:rsid w:val="00323058"/>
    <w:rsid w:val="00323467"/>
    <w:rsid w:val="003234B4"/>
    <w:rsid w:val="00323E30"/>
    <w:rsid w:val="0032419F"/>
    <w:rsid w:val="003246AA"/>
    <w:rsid w:val="00324792"/>
    <w:rsid w:val="00324CBB"/>
    <w:rsid w:val="00325169"/>
    <w:rsid w:val="00325849"/>
    <w:rsid w:val="00325DB5"/>
    <w:rsid w:val="00326F90"/>
    <w:rsid w:val="00327DC5"/>
    <w:rsid w:val="00327E3E"/>
    <w:rsid w:val="00330CE1"/>
    <w:rsid w:val="00330DFE"/>
    <w:rsid w:val="00330EB2"/>
    <w:rsid w:val="003311DC"/>
    <w:rsid w:val="00331769"/>
    <w:rsid w:val="003327D3"/>
    <w:rsid w:val="00333712"/>
    <w:rsid w:val="00333A1F"/>
    <w:rsid w:val="0033418D"/>
    <w:rsid w:val="00334B85"/>
    <w:rsid w:val="00335228"/>
    <w:rsid w:val="0033525F"/>
    <w:rsid w:val="0033527A"/>
    <w:rsid w:val="00335737"/>
    <w:rsid w:val="00335966"/>
    <w:rsid w:val="00335CD3"/>
    <w:rsid w:val="00336B58"/>
    <w:rsid w:val="00336E11"/>
    <w:rsid w:val="003377B0"/>
    <w:rsid w:val="00337A37"/>
    <w:rsid w:val="003400DC"/>
    <w:rsid w:val="00340584"/>
    <w:rsid w:val="00340AC1"/>
    <w:rsid w:val="00340B43"/>
    <w:rsid w:val="0034132D"/>
    <w:rsid w:val="00341806"/>
    <w:rsid w:val="00341A16"/>
    <w:rsid w:val="00341D4A"/>
    <w:rsid w:val="003423DD"/>
    <w:rsid w:val="00342E0D"/>
    <w:rsid w:val="00343092"/>
    <w:rsid w:val="00343095"/>
    <w:rsid w:val="00343779"/>
    <w:rsid w:val="00343A92"/>
    <w:rsid w:val="00343F37"/>
    <w:rsid w:val="00344078"/>
    <w:rsid w:val="0034417A"/>
    <w:rsid w:val="003447FF"/>
    <w:rsid w:val="0034485F"/>
    <w:rsid w:val="00344ADD"/>
    <w:rsid w:val="00345734"/>
    <w:rsid w:val="00345747"/>
    <w:rsid w:val="0034600B"/>
    <w:rsid w:val="00346263"/>
    <w:rsid w:val="0034634C"/>
    <w:rsid w:val="003464C0"/>
    <w:rsid w:val="00346906"/>
    <w:rsid w:val="00351057"/>
    <w:rsid w:val="003512AF"/>
    <w:rsid w:val="00351949"/>
    <w:rsid w:val="00351A89"/>
    <w:rsid w:val="00351DF0"/>
    <w:rsid w:val="00351FAA"/>
    <w:rsid w:val="003520F0"/>
    <w:rsid w:val="00352AC7"/>
    <w:rsid w:val="003531AA"/>
    <w:rsid w:val="003532EC"/>
    <w:rsid w:val="003533E8"/>
    <w:rsid w:val="0035353C"/>
    <w:rsid w:val="00353A77"/>
    <w:rsid w:val="00353AFC"/>
    <w:rsid w:val="00353FFE"/>
    <w:rsid w:val="003547EB"/>
    <w:rsid w:val="0035482E"/>
    <w:rsid w:val="00354E3B"/>
    <w:rsid w:val="0035529F"/>
    <w:rsid w:val="003557F8"/>
    <w:rsid w:val="00356D82"/>
    <w:rsid w:val="003571A0"/>
    <w:rsid w:val="00357C69"/>
    <w:rsid w:val="0036041D"/>
    <w:rsid w:val="003613CF"/>
    <w:rsid w:val="003613DD"/>
    <w:rsid w:val="003614F4"/>
    <w:rsid w:val="003615EF"/>
    <w:rsid w:val="0036231F"/>
    <w:rsid w:val="00362507"/>
    <w:rsid w:val="003629CA"/>
    <w:rsid w:val="003632EE"/>
    <w:rsid w:val="003636D6"/>
    <w:rsid w:val="00364166"/>
    <w:rsid w:val="003644C7"/>
    <w:rsid w:val="003646F9"/>
    <w:rsid w:val="003663B1"/>
    <w:rsid w:val="00366C9C"/>
    <w:rsid w:val="0036750A"/>
    <w:rsid w:val="0036793D"/>
    <w:rsid w:val="00367C3C"/>
    <w:rsid w:val="003705B1"/>
    <w:rsid w:val="00371017"/>
    <w:rsid w:val="003710EA"/>
    <w:rsid w:val="00371245"/>
    <w:rsid w:val="00371479"/>
    <w:rsid w:val="003718E5"/>
    <w:rsid w:val="00372127"/>
    <w:rsid w:val="00372A61"/>
    <w:rsid w:val="00372B57"/>
    <w:rsid w:val="00373429"/>
    <w:rsid w:val="0037359D"/>
    <w:rsid w:val="00373793"/>
    <w:rsid w:val="0037410D"/>
    <w:rsid w:val="003741F8"/>
    <w:rsid w:val="003742EE"/>
    <w:rsid w:val="00374848"/>
    <w:rsid w:val="00374B19"/>
    <w:rsid w:val="00374D2C"/>
    <w:rsid w:val="00376AC6"/>
    <w:rsid w:val="00376BF1"/>
    <w:rsid w:val="00376CA1"/>
    <w:rsid w:val="00376E8D"/>
    <w:rsid w:val="00376FF3"/>
    <w:rsid w:val="00377196"/>
    <w:rsid w:val="0037798F"/>
    <w:rsid w:val="00377D83"/>
    <w:rsid w:val="00377FB1"/>
    <w:rsid w:val="00381B23"/>
    <w:rsid w:val="00381E11"/>
    <w:rsid w:val="00382322"/>
    <w:rsid w:val="0038285A"/>
    <w:rsid w:val="00383236"/>
    <w:rsid w:val="00383676"/>
    <w:rsid w:val="003840F0"/>
    <w:rsid w:val="003841AC"/>
    <w:rsid w:val="0038433A"/>
    <w:rsid w:val="003843B3"/>
    <w:rsid w:val="00385EF6"/>
    <w:rsid w:val="003862B6"/>
    <w:rsid w:val="003863CD"/>
    <w:rsid w:val="00386436"/>
    <w:rsid w:val="00386EB6"/>
    <w:rsid w:val="00386ED3"/>
    <w:rsid w:val="003873A2"/>
    <w:rsid w:val="003875E5"/>
    <w:rsid w:val="003876EB"/>
    <w:rsid w:val="0039024D"/>
    <w:rsid w:val="00390678"/>
    <w:rsid w:val="003909B6"/>
    <w:rsid w:val="00391931"/>
    <w:rsid w:val="003924EA"/>
    <w:rsid w:val="00392888"/>
    <w:rsid w:val="00392B73"/>
    <w:rsid w:val="00392FC0"/>
    <w:rsid w:val="003938B4"/>
    <w:rsid w:val="00393EE0"/>
    <w:rsid w:val="00393F30"/>
    <w:rsid w:val="003945AF"/>
    <w:rsid w:val="003946B6"/>
    <w:rsid w:val="00394B7B"/>
    <w:rsid w:val="00394F20"/>
    <w:rsid w:val="0039516D"/>
    <w:rsid w:val="0039562E"/>
    <w:rsid w:val="00395ABD"/>
    <w:rsid w:val="00395C07"/>
    <w:rsid w:val="00395FE3"/>
    <w:rsid w:val="00397566"/>
    <w:rsid w:val="00397631"/>
    <w:rsid w:val="00397C29"/>
    <w:rsid w:val="00397FD2"/>
    <w:rsid w:val="00397FD7"/>
    <w:rsid w:val="003A12E6"/>
    <w:rsid w:val="003A2E23"/>
    <w:rsid w:val="003A418C"/>
    <w:rsid w:val="003A467D"/>
    <w:rsid w:val="003A4ACD"/>
    <w:rsid w:val="003A541B"/>
    <w:rsid w:val="003A5A90"/>
    <w:rsid w:val="003A5C51"/>
    <w:rsid w:val="003A61AB"/>
    <w:rsid w:val="003A6452"/>
    <w:rsid w:val="003A6E43"/>
    <w:rsid w:val="003A7468"/>
    <w:rsid w:val="003A7CD7"/>
    <w:rsid w:val="003B0C00"/>
    <w:rsid w:val="003B0C67"/>
    <w:rsid w:val="003B10C7"/>
    <w:rsid w:val="003B191D"/>
    <w:rsid w:val="003B1D51"/>
    <w:rsid w:val="003B1DBE"/>
    <w:rsid w:val="003B1EE8"/>
    <w:rsid w:val="003B2055"/>
    <w:rsid w:val="003B21AF"/>
    <w:rsid w:val="003B27A5"/>
    <w:rsid w:val="003B2C02"/>
    <w:rsid w:val="003B36B5"/>
    <w:rsid w:val="003B3985"/>
    <w:rsid w:val="003B3FB9"/>
    <w:rsid w:val="003B4866"/>
    <w:rsid w:val="003B49A0"/>
    <w:rsid w:val="003B4A63"/>
    <w:rsid w:val="003B4CB1"/>
    <w:rsid w:val="003B5CE8"/>
    <w:rsid w:val="003B6089"/>
    <w:rsid w:val="003B60B1"/>
    <w:rsid w:val="003B61AD"/>
    <w:rsid w:val="003B63DD"/>
    <w:rsid w:val="003B6501"/>
    <w:rsid w:val="003B65E1"/>
    <w:rsid w:val="003B75F4"/>
    <w:rsid w:val="003C00FC"/>
    <w:rsid w:val="003C0142"/>
    <w:rsid w:val="003C106C"/>
    <w:rsid w:val="003C114E"/>
    <w:rsid w:val="003C13EC"/>
    <w:rsid w:val="003C167F"/>
    <w:rsid w:val="003C27A0"/>
    <w:rsid w:val="003C3195"/>
    <w:rsid w:val="003C4875"/>
    <w:rsid w:val="003C4AE3"/>
    <w:rsid w:val="003C4B53"/>
    <w:rsid w:val="003C5B3C"/>
    <w:rsid w:val="003C5C51"/>
    <w:rsid w:val="003C5D31"/>
    <w:rsid w:val="003C5D9A"/>
    <w:rsid w:val="003C5FF8"/>
    <w:rsid w:val="003C61E5"/>
    <w:rsid w:val="003C664C"/>
    <w:rsid w:val="003C67A8"/>
    <w:rsid w:val="003C6A2C"/>
    <w:rsid w:val="003C756B"/>
    <w:rsid w:val="003C7810"/>
    <w:rsid w:val="003C7AD4"/>
    <w:rsid w:val="003C7D26"/>
    <w:rsid w:val="003D046D"/>
    <w:rsid w:val="003D05FC"/>
    <w:rsid w:val="003D0713"/>
    <w:rsid w:val="003D07EA"/>
    <w:rsid w:val="003D08A3"/>
    <w:rsid w:val="003D09D3"/>
    <w:rsid w:val="003D0AF6"/>
    <w:rsid w:val="003D0BAC"/>
    <w:rsid w:val="003D0E30"/>
    <w:rsid w:val="003D0E76"/>
    <w:rsid w:val="003D1EE1"/>
    <w:rsid w:val="003D1F59"/>
    <w:rsid w:val="003D2446"/>
    <w:rsid w:val="003D27E8"/>
    <w:rsid w:val="003D39E6"/>
    <w:rsid w:val="003D3A43"/>
    <w:rsid w:val="003D4EDE"/>
    <w:rsid w:val="003D54A7"/>
    <w:rsid w:val="003D567F"/>
    <w:rsid w:val="003D5939"/>
    <w:rsid w:val="003D6E34"/>
    <w:rsid w:val="003D6E35"/>
    <w:rsid w:val="003D718E"/>
    <w:rsid w:val="003D719A"/>
    <w:rsid w:val="003D7D83"/>
    <w:rsid w:val="003E055B"/>
    <w:rsid w:val="003E0686"/>
    <w:rsid w:val="003E077C"/>
    <w:rsid w:val="003E234B"/>
    <w:rsid w:val="003E23A8"/>
    <w:rsid w:val="003E42F6"/>
    <w:rsid w:val="003E5500"/>
    <w:rsid w:val="003E5516"/>
    <w:rsid w:val="003E587A"/>
    <w:rsid w:val="003E5EF8"/>
    <w:rsid w:val="003E6034"/>
    <w:rsid w:val="003E60C7"/>
    <w:rsid w:val="003E68AD"/>
    <w:rsid w:val="003E6E17"/>
    <w:rsid w:val="003E71E5"/>
    <w:rsid w:val="003E74CB"/>
    <w:rsid w:val="003F005E"/>
    <w:rsid w:val="003F09E3"/>
    <w:rsid w:val="003F17A2"/>
    <w:rsid w:val="003F18A6"/>
    <w:rsid w:val="003F1D21"/>
    <w:rsid w:val="003F20A1"/>
    <w:rsid w:val="003F21ED"/>
    <w:rsid w:val="003F2677"/>
    <w:rsid w:val="003F2A06"/>
    <w:rsid w:val="003F2B96"/>
    <w:rsid w:val="003F2FB9"/>
    <w:rsid w:val="003F3650"/>
    <w:rsid w:val="003F44DF"/>
    <w:rsid w:val="003F4604"/>
    <w:rsid w:val="003F4E72"/>
    <w:rsid w:val="003F6242"/>
    <w:rsid w:val="003F634D"/>
    <w:rsid w:val="003F69A3"/>
    <w:rsid w:val="003F7114"/>
    <w:rsid w:val="003F7369"/>
    <w:rsid w:val="003F7403"/>
    <w:rsid w:val="003F7F86"/>
    <w:rsid w:val="0040026D"/>
    <w:rsid w:val="004014C0"/>
    <w:rsid w:val="004014CE"/>
    <w:rsid w:val="004019DC"/>
    <w:rsid w:val="00402343"/>
    <w:rsid w:val="00402E16"/>
    <w:rsid w:val="00402E9B"/>
    <w:rsid w:val="004031AD"/>
    <w:rsid w:val="004031DA"/>
    <w:rsid w:val="004037F7"/>
    <w:rsid w:val="00403ADD"/>
    <w:rsid w:val="004040E6"/>
    <w:rsid w:val="0040436E"/>
    <w:rsid w:val="00404651"/>
    <w:rsid w:val="00404B33"/>
    <w:rsid w:val="0040559F"/>
    <w:rsid w:val="004056D1"/>
    <w:rsid w:val="00405CD6"/>
    <w:rsid w:val="00406308"/>
    <w:rsid w:val="004072EF"/>
    <w:rsid w:val="004078F0"/>
    <w:rsid w:val="00407D9C"/>
    <w:rsid w:val="0041006D"/>
    <w:rsid w:val="00410237"/>
    <w:rsid w:val="00410428"/>
    <w:rsid w:val="0041053E"/>
    <w:rsid w:val="004108BE"/>
    <w:rsid w:val="004113A6"/>
    <w:rsid w:val="00411993"/>
    <w:rsid w:val="00412C2E"/>
    <w:rsid w:val="00412C93"/>
    <w:rsid w:val="00412F1F"/>
    <w:rsid w:val="00413931"/>
    <w:rsid w:val="004144C1"/>
    <w:rsid w:val="00414678"/>
    <w:rsid w:val="00415084"/>
    <w:rsid w:val="00415085"/>
    <w:rsid w:val="0041578A"/>
    <w:rsid w:val="00415C83"/>
    <w:rsid w:val="004162C2"/>
    <w:rsid w:val="00416734"/>
    <w:rsid w:val="0041692F"/>
    <w:rsid w:val="00416DB7"/>
    <w:rsid w:val="00417945"/>
    <w:rsid w:val="00417999"/>
    <w:rsid w:val="00417F85"/>
    <w:rsid w:val="00420201"/>
    <w:rsid w:val="00420AFE"/>
    <w:rsid w:val="00421050"/>
    <w:rsid w:val="0042121D"/>
    <w:rsid w:val="00421959"/>
    <w:rsid w:val="00421E7E"/>
    <w:rsid w:val="00421EBB"/>
    <w:rsid w:val="00422B69"/>
    <w:rsid w:val="00422DF8"/>
    <w:rsid w:val="00422FC2"/>
    <w:rsid w:val="004230AA"/>
    <w:rsid w:val="00423931"/>
    <w:rsid w:val="00423D41"/>
    <w:rsid w:val="00423EF7"/>
    <w:rsid w:val="004251DA"/>
    <w:rsid w:val="00425347"/>
    <w:rsid w:val="00426C33"/>
    <w:rsid w:val="0042739C"/>
    <w:rsid w:val="00427869"/>
    <w:rsid w:val="004278B0"/>
    <w:rsid w:val="00427AD7"/>
    <w:rsid w:val="00427B94"/>
    <w:rsid w:val="00430034"/>
    <w:rsid w:val="004300A5"/>
    <w:rsid w:val="004305EF"/>
    <w:rsid w:val="004317E1"/>
    <w:rsid w:val="00431E3D"/>
    <w:rsid w:val="004320FB"/>
    <w:rsid w:val="00432490"/>
    <w:rsid w:val="004333EF"/>
    <w:rsid w:val="00433584"/>
    <w:rsid w:val="004335D6"/>
    <w:rsid w:val="004339E2"/>
    <w:rsid w:val="00433A8F"/>
    <w:rsid w:val="00433DFE"/>
    <w:rsid w:val="0043453E"/>
    <w:rsid w:val="004367C0"/>
    <w:rsid w:val="00436A41"/>
    <w:rsid w:val="0044084D"/>
    <w:rsid w:val="004416AC"/>
    <w:rsid w:val="00441A90"/>
    <w:rsid w:val="00442503"/>
    <w:rsid w:val="00442552"/>
    <w:rsid w:val="00442637"/>
    <w:rsid w:val="00442D27"/>
    <w:rsid w:val="00442E2F"/>
    <w:rsid w:val="00442F1D"/>
    <w:rsid w:val="004430FA"/>
    <w:rsid w:val="00443C01"/>
    <w:rsid w:val="00443EB1"/>
    <w:rsid w:val="004448B8"/>
    <w:rsid w:val="00444F0D"/>
    <w:rsid w:val="00444FD3"/>
    <w:rsid w:val="00445FB9"/>
    <w:rsid w:val="00445FC7"/>
    <w:rsid w:val="00446356"/>
    <w:rsid w:val="004476B6"/>
    <w:rsid w:val="00447749"/>
    <w:rsid w:val="004477D1"/>
    <w:rsid w:val="00447FA8"/>
    <w:rsid w:val="00450268"/>
    <w:rsid w:val="0045086E"/>
    <w:rsid w:val="0045156B"/>
    <w:rsid w:val="0045165E"/>
    <w:rsid w:val="00451B64"/>
    <w:rsid w:val="00451F33"/>
    <w:rsid w:val="00452DD0"/>
    <w:rsid w:val="004534FD"/>
    <w:rsid w:val="00453AF3"/>
    <w:rsid w:val="0045439B"/>
    <w:rsid w:val="0045468E"/>
    <w:rsid w:val="00454B19"/>
    <w:rsid w:val="004551F7"/>
    <w:rsid w:val="0045594F"/>
    <w:rsid w:val="00455B4D"/>
    <w:rsid w:val="00456439"/>
    <w:rsid w:val="00456C2D"/>
    <w:rsid w:val="00457B4D"/>
    <w:rsid w:val="00457FD6"/>
    <w:rsid w:val="0045FD89"/>
    <w:rsid w:val="004601D8"/>
    <w:rsid w:val="004609EA"/>
    <w:rsid w:val="00460A7D"/>
    <w:rsid w:val="00460B10"/>
    <w:rsid w:val="00460FD9"/>
    <w:rsid w:val="00462112"/>
    <w:rsid w:val="00462370"/>
    <w:rsid w:val="00462712"/>
    <w:rsid w:val="004633AA"/>
    <w:rsid w:val="0046355D"/>
    <w:rsid w:val="0046370E"/>
    <w:rsid w:val="00463811"/>
    <w:rsid w:val="00463873"/>
    <w:rsid w:val="00463933"/>
    <w:rsid w:val="00463DF1"/>
    <w:rsid w:val="0046491C"/>
    <w:rsid w:val="00465312"/>
    <w:rsid w:val="0046569A"/>
    <w:rsid w:val="0046575F"/>
    <w:rsid w:val="00465D8D"/>
    <w:rsid w:val="00465F6F"/>
    <w:rsid w:val="00466109"/>
    <w:rsid w:val="0046618A"/>
    <w:rsid w:val="0046643D"/>
    <w:rsid w:val="00466C86"/>
    <w:rsid w:val="004676DF"/>
    <w:rsid w:val="00467770"/>
    <w:rsid w:val="00467EC7"/>
    <w:rsid w:val="004701A8"/>
    <w:rsid w:val="0047040D"/>
    <w:rsid w:val="00470882"/>
    <w:rsid w:val="00470C17"/>
    <w:rsid w:val="00470DD8"/>
    <w:rsid w:val="004712A7"/>
    <w:rsid w:val="004712B6"/>
    <w:rsid w:val="004714B7"/>
    <w:rsid w:val="004716BB"/>
    <w:rsid w:val="0047184F"/>
    <w:rsid w:val="00471881"/>
    <w:rsid w:val="00472E29"/>
    <w:rsid w:val="004733E1"/>
    <w:rsid w:val="00473D03"/>
    <w:rsid w:val="00473E05"/>
    <w:rsid w:val="00474912"/>
    <w:rsid w:val="00475017"/>
    <w:rsid w:val="0047506D"/>
    <w:rsid w:val="004762EF"/>
    <w:rsid w:val="00476B26"/>
    <w:rsid w:val="00477632"/>
    <w:rsid w:val="00477BA8"/>
    <w:rsid w:val="00477DC6"/>
    <w:rsid w:val="0048011B"/>
    <w:rsid w:val="004802B4"/>
    <w:rsid w:val="0048053D"/>
    <w:rsid w:val="00481947"/>
    <w:rsid w:val="00481BD2"/>
    <w:rsid w:val="00481BF7"/>
    <w:rsid w:val="00481F0E"/>
    <w:rsid w:val="00481F85"/>
    <w:rsid w:val="00482356"/>
    <w:rsid w:val="00482396"/>
    <w:rsid w:val="00482A33"/>
    <w:rsid w:val="00482F4C"/>
    <w:rsid w:val="00483240"/>
    <w:rsid w:val="00483BF8"/>
    <w:rsid w:val="0048523C"/>
    <w:rsid w:val="00487BCE"/>
    <w:rsid w:val="00487D34"/>
    <w:rsid w:val="00490783"/>
    <w:rsid w:val="00490A0B"/>
    <w:rsid w:val="004920A8"/>
    <w:rsid w:val="00492C5D"/>
    <w:rsid w:val="00493069"/>
    <w:rsid w:val="0049366A"/>
    <w:rsid w:val="00493E6D"/>
    <w:rsid w:val="004940CC"/>
    <w:rsid w:val="00494BC7"/>
    <w:rsid w:val="00494DF0"/>
    <w:rsid w:val="004953C1"/>
    <w:rsid w:val="004958C6"/>
    <w:rsid w:val="0049597E"/>
    <w:rsid w:val="00497FC1"/>
    <w:rsid w:val="004A023C"/>
    <w:rsid w:val="004A02B0"/>
    <w:rsid w:val="004A050A"/>
    <w:rsid w:val="004A12E0"/>
    <w:rsid w:val="004A18C6"/>
    <w:rsid w:val="004A1C13"/>
    <w:rsid w:val="004A1FA3"/>
    <w:rsid w:val="004A24C1"/>
    <w:rsid w:val="004A25BB"/>
    <w:rsid w:val="004A2DEF"/>
    <w:rsid w:val="004A303A"/>
    <w:rsid w:val="004A3213"/>
    <w:rsid w:val="004A3622"/>
    <w:rsid w:val="004A3922"/>
    <w:rsid w:val="004A3EE2"/>
    <w:rsid w:val="004A4661"/>
    <w:rsid w:val="004A4A5A"/>
    <w:rsid w:val="004A51F3"/>
    <w:rsid w:val="004A52C6"/>
    <w:rsid w:val="004A54CE"/>
    <w:rsid w:val="004A6233"/>
    <w:rsid w:val="004A6415"/>
    <w:rsid w:val="004A649A"/>
    <w:rsid w:val="004A67EB"/>
    <w:rsid w:val="004A7998"/>
    <w:rsid w:val="004A7B4E"/>
    <w:rsid w:val="004A7DC3"/>
    <w:rsid w:val="004A7E88"/>
    <w:rsid w:val="004A7F26"/>
    <w:rsid w:val="004A7F2E"/>
    <w:rsid w:val="004B0DAA"/>
    <w:rsid w:val="004B1446"/>
    <w:rsid w:val="004B1D72"/>
    <w:rsid w:val="004B1F28"/>
    <w:rsid w:val="004B21CD"/>
    <w:rsid w:val="004B2EF4"/>
    <w:rsid w:val="004B3412"/>
    <w:rsid w:val="004B382F"/>
    <w:rsid w:val="004B3F09"/>
    <w:rsid w:val="004B40BA"/>
    <w:rsid w:val="004B48B1"/>
    <w:rsid w:val="004B5D3B"/>
    <w:rsid w:val="004B5EB9"/>
    <w:rsid w:val="004B5FF7"/>
    <w:rsid w:val="004B73F8"/>
    <w:rsid w:val="004B7CD0"/>
    <w:rsid w:val="004C02C6"/>
    <w:rsid w:val="004C0D4F"/>
    <w:rsid w:val="004C1135"/>
    <w:rsid w:val="004C13F0"/>
    <w:rsid w:val="004C1401"/>
    <w:rsid w:val="004C2942"/>
    <w:rsid w:val="004C2F84"/>
    <w:rsid w:val="004C35DA"/>
    <w:rsid w:val="004C4318"/>
    <w:rsid w:val="004C43F0"/>
    <w:rsid w:val="004C44AA"/>
    <w:rsid w:val="004C4783"/>
    <w:rsid w:val="004C4A91"/>
    <w:rsid w:val="004C4ED8"/>
    <w:rsid w:val="004C537C"/>
    <w:rsid w:val="004C5440"/>
    <w:rsid w:val="004C5C67"/>
    <w:rsid w:val="004C5EFB"/>
    <w:rsid w:val="004C732A"/>
    <w:rsid w:val="004C76AA"/>
    <w:rsid w:val="004D009B"/>
    <w:rsid w:val="004D0103"/>
    <w:rsid w:val="004D0BA3"/>
    <w:rsid w:val="004D179F"/>
    <w:rsid w:val="004D1CE8"/>
    <w:rsid w:val="004D1D43"/>
    <w:rsid w:val="004D24B3"/>
    <w:rsid w:val="004D2568"/>
    <w:rsid w:val="004D2734"/>
    <w:rsid w:val="004D2EE4"/>
    <w:rsid w:val="004D3FE5"/>
    <w:rsid w:val="004D439C"/>
    <w:rsid w:val="004D45E0"/>
    <w:rsid w:val="004D4D63"/>
    <w:rsid w:val="004D512B"/>
    <w:rsid w:val="004D51DB"/>
    <w:rsid w:val="004D5222"/>
    <w:rsid w:val="004D5402"/>
    <w:rsid w:val="004D66D0"/>
    <w:rsid w:val="004D67B0"/>
    <w:rsid w:val="004D6D5F"/>
    <w:rsid w:val="004D7695"/>
    <w:rsid w:val="004D78B2"/>
    <w:rsid w:val="004D7B59"/>
    <w:rsid w:val="004D7CFE"/>
    <w:rsid w:val="004D7FA5"/>
    <w:rsid w:val="004E024D"/>
    <w:rsid w:val="004E02FC"/>
    <w:rsid w:val="004E0700"/>
    <w:rsid w:val="004E0E23"/>
    <w:rsid w:val="004E1234"/>
    <w:rsid w:val="004E157E"/>
    <w:rsid w:val="004E2216"/>
    <w:rsid w:val="004E24D0"/>
    <w:rsid w:val="004E2AB5"/>
    <w:rsid w:val="004E34EA"/>
    <w:rsid w:val="004E3A49"/>
    <w:rsid w:val="004E4A4B"/>
    <w:rsid w:val="004E4D7B"/>
    <w:rsid w:val="004E4DA7"/>
    <w:rsid w:val="004E4EED"/>
    <w:rsid w:val="004E54E7"/>
    <w:rsid w:val="004E5AE3"/>
    <w:rsid w:val="004E5D2F"/>
    <w:rsid w:val="004E71B0"/>
    <w:rsid w:val="004E78B9"/>
    <w:rsid w:val="004E7C59"/>
    <w:rsid w:val="004E7FE4"/>
    <w:rsid w:val="004F182A"/>
    <w:rsid w:val="004F1C05"/>
    <w:rsid w:val="004F2474"/>
    <w:rsid w:val="004F27B4"/>
    <w:rsid w:val="004F2B71"/>
    <w:rsid w:val="004F3779"/>
    <w:rsid w:val="004F3A99"/>
    <w:rsid w:val="004F41F3"/>
    <w:rsid w:val="004F42B2"/>
    <w:rsid w:val="004F4455"/>
    <w:rsid w:val="004F4B82"/>
    <w:rsid w:val="004F51B6"/>
    <w:rsid w:val="004F558B"/>
    <w:rsid w:val="004F582E"/>
    <w:rsid w:val="004F58CC"/>
    <w:rsid w:val="004F5E4F"/>
    <w:rsid w:val="004F648F"/>
    <w:rsid w:val="004F692F"/>
    <w:rsid w:val="004F705F"/>
    <w:rsid w:val="004F7522"/>
    <w:rsid w:val="004F7C71"/>
    <w:rsid w:val="0050052E"/>
    <w:rsid w:val="00500734"/>
    <w:rsid w:val="00501608"/>
    <w:rsid w:val="00501798"/>
    <w:rsid w:val="005019D7"/>
    <w:rsid w:val="00501FE0"/>
    <w:rsid w:val="00502011"/>
    <w:rsid w:val="00502066"/>
    <w:rsid w:val="005021A4"/>
    <w:rsid w:val="005024CA"/>
    <w:rsid w:val="00502B60"/>
    <w:rsid w:val="00503839"/>
    <w:rsid w:val="0050394A"/>
    <w:rsid w:val="00503983"/>
    <w:rsid w:val="00504A0B"/>
    <w:rsid w:val="0050554D"/>
    <w:rsid w:val="00505B6F"/>
    <w:rsid w:val="0050661C"/>
    <w:rsid w:val="005067D4"/>
    <w:rsid w:val="00507533"/>
    <w:rsid w:val="005079F0"/>
    <w:rsid w:val="00507A88"/>
    <w:rsid w:val="00507EE5"/>
    <w:rsid w:val="00507F4F"/>
    <w:rsid w:val="00511048"/>
    <w:rsid w:val="005114D3"/>
    <w:rsid w:val="00511765"/>
    <w:rsid w:val="00511780"/>
    <w:rsid w:val="005117A2"/>
    <w:rsid w:val="00511F92"/>
    <w:rsid w:val="00512D9F"/>
    <w:rsid w:val="00512E62"/>
    <w:rsid w:val="005138C7"/>
    <w:rsid w:val="00513C26"/>
    <w:rsid w:val="00513C77"/>
    <w:rsid w:val="00513C8C"/>
    <w:rsid w:val="00514325"/>
    <w:rsid w:val="00514BD8"/>
    <w:rsid w:val="005157F2"/>
    <w:rsid w:val="0051702D"/>
    <w:rsid w:val="0051736F"/>
    <w:rsid w:val="00517879"/>
    <w:rsid w:val="00517CFC"/>
    <w:rsid w:val="005216B7"/>
    <w:rsid w:val="00521DC8"/>
    <w:rsid w:val="00522355"/>
    <w:rsid w:val="005229CA"/>
    <w:rsid w:val="00522B8E"/>
    <w:rsid w:val="00522DE0"/>
    <w:rsid w:val="00522E6A"/>
    <w:rsid w:val="00522EB7"/>
    <w:rsid w:val="005232C1"/>
    <w:rsid w:val="005237D8"/>
    <w:rsid w:val="00523959"/>
    <w:rsid w:val="00523C0D"/>
    <w:rsid w:val="00523F4E"/>
    <w:rsid w:val="00524232"/>
    <w:rsid w:val="005245C8"/>
    <w:rsid w:val="00524A59"/>
    <w:rsid w:val="00525439"/>
    <w:rsid w:val="00525F89"/>
    <w:rsid w:val="005260C1"/>
    <w:rsid w:val="0052631E"/>
    <w:rsid w:val="00527953"/>
    <w:rsid w:val="005305ED"/>
    <w:rsid w:val="005306A1"/>
    <w:rsid w:val="00530BC0"/>
    <w:rsid w:val="00531104"/>
    <w:rsid w:val="00531159"/>
    <w:rsid w:val="005317AE"/>
    <w:rsid w:val="0053243E"/>
    <w:rsid w:val="0053257E"/>
    <w:rsid w:val="0053279E"/>
    <w:rsid w:val="00532CE9"/>
    <w:rsid w:val="0053424F"/>
    <w:rsid w:val="00534CF7"/>
    <w:rsid w:val="005360D8"/>
    <w:rsid w:val="0053620C"/>
    <w:rsid w:val="00536A8D"/>
    <w:rsid w:val="00540534"/>
    <w:rsid w:val="00541291"/>
    <w:rsid w:val="00542391"/>
    <w:rsid w:val="0054263D"/>
    <w:rsid w:val="00542793"/>
    <w:rsid w:val="00543C76"/>
    <w:rsid w:val="00543C7C"/>
    <w:rsid w:val="0054425E"/>
    <w:rsid w:val="00544ABC"/>
    <w:rsid w:val="00545025"/>
    <w:rsid w:val="00545252"/>
    <w:rsid w:val="00545321"/>
    <w:rsid w:val="005467CD"/>
    <w:rsid w:val="005478AA"/>
    <w:rsid w:val="0054797F"/>
    <w:rsid w:val="00550444"/>
    <w:rsid w:val="005504A8"/>
    <w:rsid w:val="0055071E"/>
    <w:rsid w:val="005507F5"/>
    <w:rsid w:val="00551841"/>
    <w:rsid w:val="00551C88"/>
    <w:rsid w:val="005527B2"/>
    <w:rsid w:val="00552906"/>
    <w:rsid w:val="00552D25"/>
    <w:rsid w:val="0055306F"/>
    <w:rsid w:val="005536A0"/>
    <w:rsid w:val="005537E3"/>
    <w:rsid w:val="00553FAE"/>
    <w:rsid w:val="0055413B"/>
    <w:rsid w:val="00554287"/>
    <w:rsid w:val="00554FD0"/>
    <w:rsid w:val="0055503C"/>
    <w:rsid w:val="00555D61"/>
    <w:rsid w:val="00555F32"/>
    <w:rsid w:val="00555F50"/>
    <w:rsid w:val="0055644C"/>
    <w:rsid w:val="005569C5"/>
    <w:rsid w:val="00557430"/>
    <w:rsid w:val="005578E8"/>
    <w:rsid w:val="00557BE5"/>
    <w:rsid w:val="00557F37"/>
    <w:rsid w:val="00560278"/>
    <w:rsid w:val="0056095E"/>
    <w:rsid w:val="00561202"/>
    <w:rsid w:val="005614A4"/>
    <w:rsid w:val="00561BDE"/>
    <w:rsid w:val="0056240C"/>
    <w:rsid w:val="0056265B"/>
    <w:rsid w:val="00562ACE"/>
    <w:rsid w:val="005632E5"/>
    <w:rsid w:val="0056358E"/>
    <w:rsid w:val="00563C48"/>
    <w:rsid w:val="00563E5F"/>
    <w:rsid w:val="0056418F"/>
    <w:rsid w:val="005643B5"/>
    <w:rsid w:val="005644E4"/>
    <w:rsid w:val="005654EB"/>
    <w:rsid w:val="0056553B"/>
    <w:rsid w:val="0056616A"/>
    <w:rsid w:val="00566B73"/>
    <w:rsid w:val="005673AE"/>
    <w:rsid w:val="00567D34"/>
    <w:rsid w:val="00570273"/>
    <w:rsid w:val="0057035E"/>
    <w:rsid w:val="00570495"/>
    <w:rsid w:val="00570542"/>
    <w:rsid w:val="0057075C"/>
    <w:rsid w:val="0057191F"/>
    <w:rsid w:val="00572870"/>
    <w:rsid w:val="0057288F"/>
    <w:rsid w:val="005743CF"/>
    <w:rsid w:val="005746D2"/>
    <w:rsid w:val="005755DA"/>
    <w:rsid w:val="00575D60"/>
    <w:rsid w:val="005760AB"/>
    <w:rsid w:val="00576447"/>
    <w:rsid w:val="005764B9"/>
    <w:rsid w:val="00576577"/>
    <w:rsid w:val="00576E07"/>
    <w:rsid w:val="00576E58"/>
    <w:rsid w:val="00576FC3"/>
    <w:rsid w:val="00577C13"/>
    <w:rsid w:val="005810B3"/>
    <w:rsid w:val="0058190C"/>
    <w:rsid w:val="00581937"/>
    <w:rsid w:val="00581BF4"/>
    <w:rsid w:val="00581EDF"/>
    <w:rsid w:val="00581F50"/>
    <w:rsid w:val="005824AE"/>
    <w:rsid w:val="00582A69"/>
    <w:rsid w:val="00583374"/>
    <w:rsid w:val="005833B0"/>
    <w:rsid w:val="005834FD"/>
    <w:rsid w:val="005836D3"/>
    <w:rsid w:val="00584136"/>
    <w:rsid w:val="005843BF"/>
    <w:rsid w:val="00584D4E"/>
    <w:rsid w:val="00585019"/>
    <w:rsid w:val="005855F1"/>
    <w:rsid w:val="005866A8"/>
    <w:rsid w:val="00586CE5"/>
    <w:rsid w:val="005871A5"/>
    <w:rsid w:val="005874D3"/>
    <w:rsid w:val="00587E61"/>
    <w:rsid w:val="00587E6A"/>
    <w:rsid w:val="005906EA"/>
    <w:rsid w:val="005915B2"/>
    <w:rsid w:val="005919AD"/>
    <w:rsid w:val="005919BA"/>
    <w:rsid w:val="00591F1C"/>
    <w:rsid w:val="005923CE"/>
    <w:rsid w:val="00592CE7"/>
    <w:rsid w:val="005934EA"/>
    <w:rsid w:val="00593619"/>
    <w:rsid w:val="00593B75"/>
    <w:rsid w:val="00593FAB"/>
    <w:rsid w:val="005949E0"/>
    <w:rsid w:val="0059516C"/>
    <w:rsid w:val="005953C6"/>
    <w:rsid w:val="005955A5"/>
    <w:rsid w:val="00595875"/>
    <w:rsid w:val="0059591A"/>
    <w:rsid w:val="00595CDB"/>
    <w:rsid w:val="00596220"/>
    <w:rsid w:val="00596D67"/>
    <w:rsid w:val="00596FDB"/>
    <w:rsid w:val="00597843"/>
    <w:rsid w:val="005A07AF"/>
    <w:rsid w:val="005A080C"/>
    <w:rsid w:val="005A0CB1"/>
    <w:rsid w:val="005A1316"/>
    <w:rsid w:val="005A1318"/>
    <w:rsid w:val="005A1A07"/>
    <w:rsid w:val="005A26AC"/>
    <w:rsid w:val="005A2843"/>
    <w:rsid w:val="005A3D66"/>
    <w:rsid w:val="005A41EE"/>
    <w:rsid w:val="005A4221"/>
    <w:rsid w:val="005A4588"/>
    <w:rsid w:val="005A4C51"/>
    <w:rsid w:val="005A5A02"/>
    <w:rsid w:val="005A5B65"/>
    <w:rsid w:val="005A5DD4"/>
    <w:rsid w:val="005A6101"/>
    <w:rsid w:val="005A6BF7"/>
    <w:rsid w:val="005A6E88"/>
    <w:rsid w:val="005A7053"/>
    <w:rsid w:val="005A7513"/>
    <w:rsid w:val="005A7D9C"/>
    <w:rsid w:val="005B021E"/>
    <w:rsid w:val="005B0575"/>
    <w:rsid w:val="005B05A1"/>
    <w:rsid w:val="005B0718"/>
    <w:rsid w:val="005B11D1"/>
    <w:rsid w:val="005B1274"/>
    <w:rsid w:val="005B1DBE"/>
    <w:rsid w:val="005B2D19"/>
    <w:rsid w:val="005B37BD"/>
    <w:rsid w:val="005B3899"/>
    <w:rsid w:val="005B3956"/>
    <w:rsid w:val="005B42A1"/>
    <w:rsid w:val="005B4E26"/>
    <w:rsid w:val="005B4EAD"/>
    <w:rsid w:val="005B5183"/>
    <w:rsid w:val="005B548B"/>
    <w:rsid w:val="005B658A"/>
    <w:rsid w:val="005B670D"/>
    <w:rsid w:val="005B6B01"/>
    <w:rsid w:val="005B7A3D"/>
    <w:rsid w:val="005C04AF"/>
    <w:rsid w:val="005C0C65"/>
    <w:rsid w:val="005C12BB"/>
    <w:rsid w:val="005C1837"/>
    <w:rsid w:val="005C18B3"/>
    <w:rsid w:val="005C1CE4"/>
    <w:rsid w:val="005C1FDA"/>
    <w:rsid w:val="005C2451"/>
    <w:rsid w:val="005C2564"/>
    <w:rsid w:val="005C28AD"/>
    <w:rsid w:val="005C3C3C"/>
    <w:rsid w:val="005C3E11"/>
    <w:rsid w:val="005C4359"/>
    <w:rsid w:val="005C478C"/>
    <w:rsid w:val="005C4DCA"/>
    <w:rsid w:val="005C5E86"/>
    <w:rsid w:val="005C645A"/>
    <w:rsid w:val="005C7125"/>
    <w:rsid w:val="005C7448"/>
    <w:rsid w:val="005C7B64"/>
    <w:rsid w:val="005D0770"/>
    <w:rsid w:val="005D082E"/>
    <w:rsid w:val="005D0946"/>
    <w:rsid w:val="005D0A04"/>
    <w:rsid w:val="005D0FCC"/>
    <w:rsid w:val="005D14F9"/>
    <w:rsid w:val="005D2877"/>
    <w:rsid w:val="005D3F9F"/>
    <w:rsid w:val="005D4049"/>
    <w:rsid w:val="005D43FB"/>
    <w:rsid w:val="005D4952"/>
    <w:rsid w:val="005D4CA8"/>
    <w:rsid w:val="005D5854"/>
    <w:rsid w:val="005D5B71"/>
    <w:rsid w:val="005D6608"/>
    <w:rsid w:val="005D67FC"/>
    <w:rsid w:val="005D7111"/>
    <w:rsid w:val="005D717C"/>
    <w:rsid w:val="005D7874"/>
    <w:rsid w:val="005E01F2"/>
    <w:rsid w:val="005E04A1"/>
    <w:rsid w:val="005E04FF"/>
    <w:rsid w:val="005E055A"/>
    <w:rsid w:val="005E0BAA"/>
    <w:rsid w:val="005E11EB"/>
    <w:rsid w:val="005E1F37"/>
    <w:rsid w:val="005E2658"/>
    <w:rsid w:val="005E27F1"/>
    <w:rsid w:val="005E2AA2"/>
    <w:rsid w:val="005E3B15"/>
    <w:rsid w:val="005E40D0"/>
    <w:rsid w:val="005E49C7"/>
    <w:rsid w:val="005E4CD6"/>
    <w:rsid w:val="005E4F1F"/>
    <w:rsid w:val="005E5BF3"/>
    <w:rsid w:val="005E63FA"/>
    <w:rsid w:val="005E6432"/>
    <w:rsid w:val="005E71D7"/>
    <w:rsid w:val="005E784A"/>
    <w:rsid w:val="005E7C49"/>
    <w:rsid w:val="005E7EE9"/>
    <w:rsid w:val="005F043D"/>
    <w:rsid w:val="005F11D1"/>
    <w:rsid w:val="005F1A2C"/>
    <w:rsid w:val="005F1BD8"/>
    <w:rsid w:val="005F2023"/>
    <w:rsid w:val="005F26DC"/>
    <w:rsid w:val="005F3526"/>
    <w:rsid w:val="005F38B6"/>
    <w:rsid w:val="005F3A11"/>
    <w:rsid w:val="005F3CA2"/>
    <w:rsid w:val="005F43EC"/>
    <w:rsid w:val="005F4774"/>
    <w:rsid w:val="005F48A6"/>
    <w:rsid w:val="005F48E5"/>
    <w:rsid w:val="005F4A9E"/>
    <w:rsid w:val="005F4E1E"/>
    <w:rsid w:val="005F532B"/>
    <w:rsid w:val="005F54A4"/>
    <w:rsid w:val="005F5542"/>
    <w:rsid w:val="005F5ECD"/>
    <w:rsid w:val="005F64FE"/>
    <w:rsid w:val="005F659C"/>
    <w:rsid w:val="005F6961"/>
    <w:rsid w:val="005F6C66"/>
    <w:rsid w:val="005F6D81"/>
    <w:rsid w:val="005F6EA4"/>
    <w:rsid w:val="005F72DF"/>
    <w:rsid w:val="00600030"/>
    <w:rsid w:val="00600055"/>
    <w:rsid w:val="00600F23"/>
    <w:rsid w:val="00601396"/>
    <w:rsid w:val="00601D28"/>
    <w:rsid w:val="00601FCE"/>
    <w:rsid w:val="0060213F"/>
    <w:rsid w:val="00602597"/>
    <w:rsid w:val="0060277F"/>
    <w:rsid w:val="00602A1F"/>
    <w:rsid w:val="00603083"/>
    <w:rsid w:val="00603A88"/>
    <w:rsid w:val="00604002"/>
    <w:rsid w:val="00604D04"/>
    <w:rsid w:val="00605781"/>
    <w:rsid w:val="00605F8D"/>
    <w:rsid w:val="00606027"/>
    <w:rsid w:val="0060744F"/>
    <w:rsid w:val="00607807"/>
    <w:rsid w:val="00607929"/>
    <w:rsid w:val="00607CC8"/>
    <w:rsid w:val="006100DE"/>
    <w:rsid w:val="006104C1"/>
    <w:rsid w:val="006106BC"/>
    <w:rsid w:val="00611261"/>
    <w:rsid w:val="006115BB"/>
    <w:rsid w:val="00611B45"/>
    <w:rsid w:val="00612593"/>
    <w:rsid w:val="0061297D"/>
    <w:rsid w:val="0061302C"/>
    <w:rsid w:val="006130B1"/>
    <w:rsid w:val="006132FE"/>
    <w:rsid w:val="00613D59"/>
    <w:rsid w:val="00613E35"/>
    <w:rsid w:val="0061446C"/>
    <w:rsid w:val="006147B9"/>
    <w:rsid w:val="00614807"/>
    <w:rsid w:val="00614E6C"/>
    <w:rsid w:val="006150B8"/>
    <w:rsid w:val="00615132"/>
    <w:rsid w:val="00615199"/>
    <w:rsid w:val="00615563"/>
    <w:rsid w:val="00615C4A"/>
    <w:rsid w:val="00615FBB"/>
    <w:rsid w:val="006170EC"/>
    <w:rsid w:val="006171FF"/>
    <w:rsid w:val="0061764C"/>
    <w:rsid w:val="00617E13"/>
    <w:rsid w:val="0062034C"/>
    <w:rsid w:val="006206C3"/>
    <w:rsid w:val="006210CC"/>
    <w:rsid w:val="00622F61"/>
    <w:rsid w:val="00623ADB"/>
    <w:rsid w:val="006240C9"/>
    <w:rsid w:val="00624341"/>
    <w:rsid w:val="00624627"/>
    <w:rsid w:val="00624A67"/>
    <w:rsid w:val="00624DBC"/>
    <w:rsid w:val="00624DDE"/>
    <w:rsid w:val="00625383"/>
    <w:rsid w:val="0062582E"/>
    <w:rsid w:val="00625DBA"/>
    <w:rsid w:val="00626332"/>
    <w:rsid w:val="00627CBB"/>
    <w:rsid w:val="00627E11"/>
    <w:rsid w:val="00627F99"/>
    <w:rsid w:val="00630319"/>
    <w:rsid w:val="00630894"/>
    <w:rsid w:val="00630E2E"/>
    <w:rsid w:val="00630F3B"/>
    <w:rsid w:val="0063102E"/>
    <w:rsid w:val="006313C5"/>
    <w:rsid w:val="00631B71"/>
    <w:rsid w:val="006323C8"/>
    <w:rsid w:val="006328AC"/>
    <w:rsid w:val="00632EC4"/>
    <w:rsid w:val="00632F2E"/>
    <w:rsid w:val="0063301D"/>
    <w:rsid w:val="006332C3"/>
    <w:rsid w:val="00633842"/>
    <w:rsid w:val="00633A73"/>
    <w:rsid w:val="00633D5B"/>
    <w:rsid w:val="00635FCD"/>
    <w:rsid w:val="00637ADD"/>
    <w:rsid w:val="00637B08"/>
    <w:rsid w:val="00637C05"/>
    <w:rsid w:val="00637C0E"/>
    <w:rsid w:val="00640374"/>
    <w:rsid w:val="006404DE"/>
    <w:rsid w:val="00640A76"/>
    <w:rsid w:val="00640D80"/>
    <w:rsid w:val="0064210E"/>
    <w:rsid w:val="0064264A"/>
    <w:rsid w:val="0064265B"/>
    <w:rsid w:val="0064377B"/>
    <w:rsid w:val="006452F0"/>
    <w:rsid w:val="00645601"/>
    <w:rsid w:val="00645B49"/>
    <w:rsid w:val="00645CC7"/>
    <w:rsid w:val="00646470"/>
    <w:rsid w:val="00646630"/>
    <w:rsid w:val="00646B83"/>
    <w:rsid w:val="006474C0"/>
    <w:rsid w:val="00647C7B"/>
    <w:rsid w:val="00647E8D"/>
    <w:rsid w:val="00647FF7"/>
    <w:rsid w:val="0065177D"/>
    <w:rsid w:val="006518BC"/>
    <w:rsid w:val="00651B06"/>
    <w:rsid w:val="00652287"/>
    <w:rsid w:val="00652887"/>
    <w:rsid w:val="006529D2"/>
    <w:rsid w:val="006533F8"/>
    <w:rsid w:val="00653D60"/>
    <w:rsid w:val="0065485F"/>
    <w:rsid w:val="00654A1C"/>
    <w:rsid w:val="00654DEE"/>
    <w:rsid w:val="00654F93"/>
    <w:rsid w:val="006559C0"/>
    <w:rsid w:val="0065676C"/>
    <w:rsid w:val="00656A22"/>
    <w:rsid w:val="00656DF3"/>
    <w:rsid w:val="006570F4"/>
    <w:rsid w:val="006572CF"/>
    <w:rsid w:val="00657AD9"/>
    <w:rsid w:val="00660645"/>
    <w:rsid w:val="00660A76"/>
    <w:rsid w:val="0066126F"/>
    <w:rsid w:val="006622CA"/>
    <w:rsid w:val="006637BC"/>
    <w:rsid w:val="00663A86"/>
    <w:rsid w:val="006641A5"/>
    <w:rsid w:val="00664261"/>
    <w:rsid w:val="00664957"/>
    <w:rsid w:val="006649B9"/>
    <w:rsid w:val="00664C96"/>
    <w:rsid w:val="006652A5"/>
    <w:rsid w:val="006672D9"/>
    <w:rsid w:val="0066731A"/>
    <w:rsid w:val="00667675"/>
    <w:rsid w:val="006678FD"/>
    <w:rsid w:val="00667EB5"/>
    <w:rsid w:val="00670541"/>
    <w:rsid w:val="00670E37"/>
    <w:rsid w:val="00670F0C"/>
    <w:rsid w:val="006711B1"/>
    <w:rsid w:val="00671912"/>
    <w:rsid w:val="00671FD7"/>
    <w:rsid w:val="00672074"/>
    <w:rsid w:val="0067280C"/>
    <w:rsid w:val="0067335E"/>
    <w:rsid w:val="00674193"/>
    <w:rsid w:val="006748F9"/>
    <w:rsid w:val="00675114"/>
    <w:rsid w:val="006755EC"/>
    <w:rsid w:val="00675E05"/>
    <w:rsid w:val="00675E16"/>
    <w:rsid w:val="00675F5C"/>
    <w:rsid w:val="0067603C"/>
    <w:rsid w:val="00676519"/>
    <w:rsid w:val="006768A5"/>
    <w:rsid w:val="00677405"/>
    <w:rsid w:val="006777FD"/>
    <w:rsid w:val="00677B0C"/>
    <w:rsid w:val="0068015F"/>
    <w:rsid w:val="006803D7"/>
    <w:rsid w:val="006806A8"/>
    <w:rsid w:val="00680C50"/>
    <w:rsid w:val="00680F86"/>
    <w:rsid w:val="00681A46"/>
    <w:rsid w:val="00681B6F"/>
    <w:rsid w:val="00681C7B"/>
    <w:rsid w:val="00681D40"/>
    <w:rsid w:val="00682455"/>
    <w:rsid w:val="0068287B"/>
    <w:rsid w:val="00682D1C"/>
    <w:rsid w:val="00682D44"/>
    <w:rsid w:val="00684E6B"/>
    <w:rsid w:val="0068510F"/>
    <w:rsid w:val="00685761"/>
    <w:rsid w:val="00685908"/>
    <w:rsid w:val="0068640E"/>
    <w:rsid w:val="0068668B"/>
    <w:rsid w:val="00686804"/>
    <w:rsid w:val="00686D02"/>
    <w:rsid w:val="00686EE2"/>
    <w:rsid w:val="006872BF"/>
    <w:rsid w:val="006873C7"/>
    <w:rsid w:val="00687757"/>
    <w:rsid w:val="006909CE"/>
    <w:rsid w:val="00690A0F"/>
    <w:rsid w:val="00690CA8"/>
    <w:rsid w:val="00691CC7"/>
    <w:rsid w:val="00692A66"/>
    <w:rsid w:val="00692FD1"/>
    <w:rsid w:val="006932A2"/>
    <w:rsid w:val="00693AFA"/>
    <w:rsid w:val="00693B2F"/>
    <w:rsid w:val="00693D32"/>
    <w:rsid w:val="00694D59"/>
    <w:rsid w:val="00695B48"/>
    <w:rsid w:val="00695DBE"/>
    <w:rsid w:val="00696566"/>
    <w:rsid w:val="006975BD"/>
    <w:rsid w:val="006A0055"/>
    <w:rsid w:val="006A0378"/>
    <w:rsid w:val="006A07D1"/>
    <w:rsid w:val="006A07EA"/>
    <w:rsid w:val="006A0D90"/>
    <w:rsid w:val="006A0E6C"/>
    <w:rsid w:val="006A1309"/>
    <w:rsid w:val="006A14E2"/>
    <w:rsid w:val="006A220B"/>
    <w:rsid w:val="006A31A2"/>
    <w:rsid w:val="006A4962"/>
    <w:rsid w:val="006A4B82"/>
    <w:rsid w:val="006A4CDE"/>
    <w:rsid w:val="006A53FE"/>
    <w:rsid w:val="006A5612"/>
    <w:rsid w:val="006A5836"/>
    <w:rsid w:val="006A5A99"/>
    <w:rsid w:val="006A6787"/>
    <w:rsid w:val="006A6E85"/>
    <w:rsid w:val="006A728D"/>
    <w:rsid w:val="006B0026"/>
    <w:rsid w:val="006B05EA"/>
    <w:rsid w:val="006B192D"/>
    <w:rsid w:val="006B1F15"/>
    <w:rsid w:val="006B2057"/>
    <w:rsid w:val="006B21BE"/>
    <w:rsid w:val="006B3430"/>
    <w:rsid w:val="006B348B"/>
    <w:rsid w:val="006B391F"/>
    <w:rsid w:val="006B3CF8"/>
    <w:rsid w:val="006B407F"/>
    <w:rsid w:val="006B40B6"/>
    <w:rsid w:val="006B4AAD"/>
    <w:rsid w:val="006B55CE"/>
    <w:rsid w:val="006B5B51"/>
    <w:rsid w:val="006B7267"/>
    <w:rsid w:val="006C082F"/>
    <w:rsid w:val="006C38EF"/>
    <w:rsid w:val="006C39ED"/>
    <w:rsid w:val="006C3A33"/>
    <w:rsid w:val="006C3FE7"/>
    <w:rsid w:val="006C4441"/>
    <w:rsid w:val="006C4B65"/>
    <w:rsid w:val="006C50E4"/>
    <w:rsid w:val="006C5141"/>
    <w:rsid w:val="006C534F"/>
    <w:rsid w:val="006C5553"/>
    <w:rsid w:val="006C578D"/>
    <w:rsid w:val="006C5877"/>
    <w:rsid w:val="006C5AC0"/>
    <w:rsid w:val="006C5C07"/>
    <w:rsid w:val="006C5C1E"/>
    <w:rsid w:val="006C6102"/>
    <w:rsid w:val="006C619E"/>
    <w:rsid w:val="006C6A72"/>
    <w:rsid w:val="006C6C5F"/>
    <w:rsid w:val="006C6E6F"/>
    <w:rsid w:val="006D0010"/>
    <w:rsid w:val="006D0078"/>
    <w:rsid w:val="006D05C2"/>
    <w:rsid w:val="006D09CD"/>
    <w:rsid w:val="006D1128"/>
    <w:rsid w:val="006D1538"/>
    <w:rsid w:val="006D1810"/>
    <w:rsid w:val="006D1A1E"/>
    <w:rsid w:val="006D22D5"/>
    <w:rsid w:val="006D2311"/>
    <w:rsid w:val="006D2369"/>
    <w:rsid w:val="006D3702"/>
    <w:rsid w:val="006D3F50"/>
    <w:rsid w:val="006D4734"/>
    <w:rsid w:val="006D4BDC"/>
    <w:rsid w:val="006D4EAA"/>
    <w:rsid w:val="006D5740"/>
    <w:rsid w:val="006D59A1"/>
    <w:rsid w:val="006D6793"/>
    <w:rsid w:val="006D680B"/>
    <w:rsid w:val="006D70DE"/>
    <w:rsid w:val="006D714E"/>
    <w:rsid w:val="006D74C3"/>
    <w:rsid w:val="006D7636"/>
    <w:rsid w:val="006E052B"/>
    <w:rsid w:val="006E0531"/>
    <w:rsid w:val="006E0FAF"/>
    <w:rsid w:val="006E10FC"/>
    <w:rsid w:val="006E1123"/>
    <w:rsid w:val="006E1C54"/>
    <w:rsid w:val="006E2FAE"/>
    <w:rsid w:val="006E339B"/>
    <w:rsid w:val="006E33FE"/>
    <w:rsid w:val="006E38CF"/>
    <w:rsid w:val="006E3910"/>
    <w:rsid w:val="006E3E81"/>
    <w:rsid w:val="006E3ED6"/>
    <w:rsid w:val="006E3F8C"/>
    <w:rsid w:val="006E4E8B"/>
    <w:rsid w:val="006E524D"/>
    <w:rsid w:val="006E558E"/>
    <w:rsid w:val="006E59DA"/>
    <w:rsid w:val="006E5AB9"/>
    <w:rsid w:val="006E610D"/>
    <w:rsid w:val="006E61B4"/>
    <w:rsid w:val="006E6862"/>
    <w:rsid w:val="006E6BD8"/>
    <w:rsid w:val="006E7620"/>
    <w:rsid w:val="006F073A"/>
    <w:rsid w:val="006F0FF7"/>
    <w:rsid w:val="006F1901"/>
    <w:rsid w:val="006F1A6D"/>
    <w:rsid w:val="006F2440"/>
    <w:rsid w:val="006F3E49"/>
    <w:rsid w:val="006F4359"/>
    <w:rsid w:val="006F5064"/>
    <w:rsid w:val="006F5F32"/>
    <w:rsid w:val="006F618D"/>
    <w:rsid w:val="006F62B5"/>
    <w:rsid w:val="006F6EC6"/>
    <w:rsid w:val="006F6EDF"/>
    <w:rsid w:val="006F7339"/>
    <w:rsid w:val="006F783E"/>
    <w:rsid w:val="006F7B73"/>
    <w:rsid w:val="006F7C46"/>
    <w:rsid w:val="006F7E84"/>
    <w:rsid w:val="00700B1A"/>
    <w:rsid w:val="00700EB0"/>
    <w:rsid w:val="00701192"/>
    <w:rsid w:val="0070164D"/>
    <w:rsid w:val="00701800"/>
    <w:rsid w:val="00701C1D"/>
    <w:rsid w:val="00701E44"/>
    <w:rsid w:val="0070207B"/>
    <w:rsid w:val="00702609"/>
    <w:rsid w:val="00702877"/>
    <w:rsid w:val="00702F5D"/>
    <w:rsid w:val="00703DB2"/>
    <w:rsid w:val="00704307"/>
    <w:rsid w:val="00704705"/>
    <w:rsid w:val="0070476D"/>
    <w:rsid w:val="007055B5"/>
    <w:rsid w:val="007055FD"/>
    <w:rsid w:val="007057A7"/>
    <w:rsid w:val="00705BA8"/>
    <w:rsid w:val="00705F57"/>
    <w:rsid w:val="007062E4"/>
    <w:rsid w:val="00706CDD"/>
    <w:rsid w:val="00707E7E"/>
    <w:rsid w:val="00710004"/>
    <w:rsid w:val="00711ADA"/>
    <w:rsid w:val="00712389"/>
    <w:rsid w:val="007128CB"/>
    <w:rsid w:val="0071321B"/>
    <w:rsid w:val="00713265"/>
    <w:rsid w:val="00715C4D"/>
    <w:rsid w:val="00716592"/>
    <w:rsid w:val="00716623"/>
    <w:rsid w:val="00716C8D"/>
    <w:rsid w:val="007200C1"/>
    <w:rsid w:val="00720295"/>
    <w:rsid w:val="00720A1F"/>
    <w:rsid w:val="00720E0A"/>
    <w:rsid w:val="00721813"/>
    <w:rsid w:val="00721C34"/>
    <w:rsid w:val="00721C84"/>
    <w:rsid w:val="00722393"/>
    <w:rsid w:val="007223F0"/>
    <w:rsid w:val="007228E5"/>
    <w:rsid w:val="0072291E"/>
    <w:rsid w:val="00722BDF"/>
    <w:rsid w:val="007232C7"/>
    <w:rsid w:val="00724ACE"/>
    <w:rsid w:val="00725524"/>
    <w:rsid w:val="0072574D"/>
    <w:rsid w:val="00725CF1"/>
    <w:rsid w:val="007264E2"/>
    <w:rsid w:val="00726528"/>
    <w:rsid w:val="00726932"/>
    <w:rsid w:val="00726FB3"/>
    <w:rsid w:val="00727858"/>
    <w:rsid w:val="007300BA"/>
    <w:rsid w:val="00730D1D"/>
    <w:rsid w:val="00731536"/>
    <w:rsid w:val="007316B6"/>
    <w:rsid w:val="007316D7"/>
    <w:rsid w:val="00731C62"/>
    <w:rsid w:val="00731F74"/>
    <w:rsid w:val="0073210E"/>
    <w:rsid w:val="007327B7"/>
    <w:rsid w:val="00732E3F"/>
    <w:rsid w:val="00732F09"/>
    <w:rsid w:val="00733A69"/>
    <w:rsid w:val="0073439B"/>
    <w:rsid w:val="007345CF"/>
    <w:rsid w:val="007347CF"/>
    <w:rsid w:val="0073482B"/>
    <w:rsid w:val="00734906"/>
    <w:rsid w:val="00734D75"/>
    <w:rsid w:val="00734F2C"/>
    <w:rsid w:val="00734F77"/>
    <w:rsid w:val="0073554A"/>
    <w:rsid w:val="00736031"/>
    <w:rsid w:val="0073763A"/>
    <w:rsid w:val="007408D7"/>
    <w:rsid w:val="00740DC2"/>
    <w:rsid w:val="00740E37"/>
    <w:rsid w:val="00741260"/>
    <w:rsid w:val="007413A3"/>
    <w:rsid w:val="00741AAA"/>
    <w:rsid w:val="00742148"/>
    <w:rsid w:val="00742346"/>
    <w:rsid w:val="0074288D"/>
    <w:rsid w:val="00742920"/>
    <w:rsid w:val="00742D64"/>
    <w:rsid w:val="00742E92"/>
    <w:rsid w:val="0074323E"/>
    <w:rsid w:val="007438F7"/>
    <w:rsid w:val="00743A3E"/>
    <w:rsid w:val="00743D2F"/>
    <w:rsid w:val="007456C7"/>
    <w:rsid w:val="007456E0"/>
    <w:rsid w:val="00746483"/>
    <w:rsid w:val="00746546"/>
    <w:rsid w:val="00751B31"/>
    <w:rsid w:val="00752BF0"/>
    <w:rsid w:val="007530D7"/>
    <w:rsid w:val="00753743"/>
    <w:rsid w:val="00753AE9"/>
    <w:rsid w:val="0075496B"/>
    <w:rsid w:val="0075533C"/>
    <w:rsid w:val="00756992"/>
    <w:rsid w:val="00757FC3"/>
    <w:rsid w:val="0076015B"/>
    <w:rsid w:val="00760E15"/>
    <w:rsid w:val="00761301"/>
    <w:rsid w:val="00762FC9"/>
    <w:rsid w:val="007632CE"/>
    <w:rsid w:val="00763425"/>
    <w:rsid w:val="00763CDC"/>
    <w:rsid w:val="00763F95"/>
    <w:rsid w:val="007644BD"/>
    <w:rsid w:val="007644E8"/>
    <w:rsid w:val="00764855"/>
    <w:rsid w:val="00764A15"/>
    <w:rsid w:val="007650E9"/>
    <w:rsid w:val="00765680"/>
    <w:rsid w:val="00765A7F"/>
    <w:rsid w:val="00765B48"/>
    <w:rsid w:val="00765C63"/>
    <w:rsid w:val="00765FA3"/>
    <w:rsid w:val="00766882"/>
    <w:rsid w:val="00766A8C"/>
    <w:rsid w:val="00766AC2"/>
    <w:rsid w:val="00767063"/>
    <w:rsid w:val="007670D3"/>
    <w:rsid w:val="007675C5"/>
    <w:rsid w:val="007676AF"/>
    <w:rsid w:val="00767BB8"/>
    <w:rsid w:val="00767E7E"/>
    <w:rsid w:val="00770FBB"/>
    <w:rsid w:val="00771084"/>
    <w:rsid w:val="0077171D"/>
    <w:rsid w:val="00771755"/>
    <w:rsid w:val="00772388"/>
    <w:rsid w:val="00773148"/>
    <w:rsid w:val="00773B6A"/>
    <w:rsid w:val="00773E4F"/>
    <w:rsid w:val="00775EDC"/>
    <w:rsid w:val="00776C90"/>
    <w:rsid w:val="00777028"/>
    <w:rsid w:val="007774F6"/>
    <w:rsid w:val="0077761C"/>
    <w:rsid w:val="00777666"/>
    <w:rsid w:val="007777D8"/>
    <w:rsid w:val="00777F32"/>
    <w:rsid w:val="0078009E"/>
    <w:rsid w:val="007801A0"/>
    <w:rsid w:val="007804AE"/>
    <w:rsid w:val="00780DA1"/>
    <w:rsid w:val="0078177E"/>
    <w:rsid w:val="0078234E"/>
    <w:rsid w:val="007831B9"/>
    <w:rsid w:val="00783D92"/>
    <w:rsid w:val="00783F6B"/>
    <w:rsid w:val="00784500"/>
    <w:rsid w:val="00784928"/>
    <w:rsid w:val="0078536F"/>
    <w:rsid w:val="0078542E"/>
    <w:rsid w:val="00785DAE"/>
    <w:rsid w:val="00786886"/>
    <w:rsid w:val="00786D7F"/>
    <w:rsid w:val="00787329"/>
    <w:rsid w:val="007873F9"/>
    <w:rsid w:val="00787656"/>
    <w:rsid w:val="007878F5"/>
    <w:rsid w:val="00787A20"/>
    <w:rsid w:val="00787E6F"/>
    <w:rsid w:val="00791003"/>
    <w:rsid w:val="007914A2"/>
    <w:rsid w:val="0079165E"/>
    <w:rsid w:val="00791678"/>
    <w:rsid w:val="007919A7"/>
    <w:rsid w:val="00791A5A"/>
    <w:rsid w:val="00791B81"/>
    <w:rsid w:val="00793375"/>
    <w:rsid w:val="00793F85"/>
    <w:rsid w:val="00794459"/>
    <w:rsid w:val="00794C69"/>
    <w:rsid w:val="00794FEB"/>
    <w:rsid w:val="0079583C"/>
    <w:rsid w:val="00796589"/>
    <w:rsid w:val="00797728"/>
    <w:rsid w:val="00797839"/>
    <w:rsid w:val="00797BAD"/>
    <w:rsid w:val="007A18D7"/>
    <w:rsid w:val="007A21DE"/>
    <w:rsid w:val="007A28E4"/>
    <w:rsid w:val="007A28F2"/>
    <w:rsid w:val="007A2B63"/>
    <w:rsid w:val="007A2DB4"/>
    <w:rsid w:val="007A364B"/>
    <w:rsid w:val="007A36CF"/>
    <w:rsid w:val="007A3C41"/>
    <w:rsid w:val="007A4100"/>
    <w:rsid w:val="007A4221"/>
    <w:rsid w:val="007A489B"/>
    <w:rsid w:val="007A48BA"/>
    <w:rsid w:val="007A4C53"/>
    <w:rsid w:val="007A4F45"/>
    <w:rsid w:val="007A5416"/>
    <w:rsid w:val="007A5610"/>
    <w:rsid w:val="007A56E8"/>
    <w:rsid w:val="007A58CA"/>
    <w:rsid w:val="007A5D72"/>
    <w:rsid w:val="007A5F3B"/>
    <w:rsid w:val="007A61A7"/>
    <w:rsid w:val="007A72AA"/>
    <w:rsid w:val="007A74A4"/>
    <w:rsid w:val="007B037C"/>
    <w:rsid w:val="007B0399"/>
    <w:rsid w:val="007B1634"/>
    <w:rsid w:val="007B19C3"/>
    <w:rsid w:val="007B261B"/>
    <w:rsid w:val="007B2C49"/>
    <w:rsid w:val="007B3BAD"/>
    <w:rsid w:val="007B3C45"/>
    <w:rsid w:val="007B4296"/>
    <w:rsid w:val="007B42C2"/>
    <w:rsid w:val="007B4416"/>
    <w:rsid w:val="007B5337"/>
    <w:rsid w:val="007B56EB"/>
    <w:rsid w:val="007B5C24"/>
    <w:rsid w:val="007B5CEF"/>
    <w:rsid w:val="007B6098"/>
    <w:rsid w:val="007B6282"/>
    <w:rsid w:val="007B7016"/>
    <w:rsid w:val="007B73C1"/>
    <w:rsid w:val="007B78DC"/>
    <w:rsid w:val="007B7973"/>
    <w:rsid w:val="007C0119"/>
    <w:rsid w:val="007C0623"/>
    <w:rsid w:val="007C0A01"/>
    <w:rsid w:val="007C10B1"/>
    <w:rsid w:val="007C16ED"/>
    <w:rsid w:val="007C1951"/>
    <w:rsid w:val="007C1BB9"/>
    <w:rsid w:val="007C20E2"/>
    <w:rsid w:val="007C2754"/>
    <w:rsid w:val="007C2A3E"/>
    <w:rsid w:val="007C31A0"/>
    <w:rsid w:val="007C3846"/>
    <w:rsid w:val="007C3E98"/>
    <w:rsid w:val="007C5ACA"/>
    <w:rsid w:val="007C5C98"/>
    <w:rsid w:val="007C6286"/>
    <w:rsid w:val="007C759E"/>
    <w:rsid w:val="007C7B52"/>
    <w:rsid w:val="007D0AE2"/>
    <w:rsid w:val="007D1B73"/>
    <w:rsid w:val="007D20B7"/>
    <w:rsid w:val="007D246B"/>
    <w:rsid w:val="007D2B6A"/>
    <w:rsid w:val="007D3642"/>
    <w:rsid w:val="007D3ED7"/>
    <w:rsid w:val="007D41A8"/>
    <w:rsid w:val="007D44BE"/>
    <w:rsid w:val="007D4697"/>
    <w:rsid w:val="007D4B60"/>
    <w:rsid w:val="007D56D2"/>
    <w:rsid w:val="007D5D93"/>
    <w:rsid w:val="007D641A"/>
    <w:rsid w:val="007D684A"/>
    <w:rsid w:val="007D6A9C"/>
    <w:rsid w:val="007D7153"/>
    <w:rsid w:val="007D7626"/>
    <w:rsid w:val="007E0807"/>
    <w:rsid w:val="007E154F"/>
    <w:rsid w:val="007E19DA"/>
    <w:rsid w:val="007E1B4B"/>
    <w:rsid w:val="007E2C3C"/>
    <w:rsid w:val="007E31E1"/>
    <w:rsid w:val="007E3DA5"/>
    <w:rsid w:val="007E410A"/>
    <w:rsid w:val="007E46FE"/>
    <w:rsid w:val="007E4D33"/>
    <w:rsid w:val="007E4D46"/>
    <w:rsid w:val="007E50BD"/>
    <w:rsid w:val="007E555B"/>
    <w:rsid w:val="007E5935"/>
    <w:rsid w:val="007E5992"/>
    <w:rsid w:val="007E5D9A"/>
    <w:rsid w:val="007E6918"/>
    <w:rsid w:val="007E74BA"/>
    <w:rsid w:val="007E7537"/>
    <w:rsid w:val="007F0FEB"/>
    <w:rsid w:val="007F1924"/>
    <w:rsid w:val="007F1DD9"/>
    <w:rsid w:val="007F2283"/>
    <w:rsid w:val="007F26A7"/>
    <w:rsid w:val="007F26BC"/>
    <w:rsid w:val="007F272A"/>
    <w:rsid w:val="007F2F4C"/>
    <w:rsid w:val="007F3B71"/>
    <w:rsid w:val="007F411E"/>
    <w:rsid w:val="007F4A0D"/>
    <w:rsid w:val="007F6019"/>
    <w:rsid w:val="007F7C68"/>
    <w:rsid w:val="00800183"/>
    <w:rsid w:val="00800686"/>
    <w:rsid w:val="00800846"/>
    <w:rsid w:val="008008A5"/>
    <w:rsid w:val="00800A45"/>
    <w:rsid w:val="00801661"/>
    <w:rsid w:val="00801BDA"/>
    <w:rsid w:val="00802C7E"/>
    <w:rsid w:val="0080393D"/>
    <w:rsid w:val="00804E73"/>
    <w:rsid w:val="0080516A"/>
    <w:rsid w:val="00805D98"/>
    <w:rsid w:val="00806843"/>
    <w:rsid w:val="00806BDD"/>
    <w:rsid w:val="00806FA6"/>
    <w:rsid w:val="008072B4"/>
    <w:rsid w:val="008072DD"/>
    <w:rsid w:val="008076C2"/>
    <w:rsid w:val="00810173"/>
    <w:rsid w:val="0081046E"/>
    <w:rsid w:val="00811074"/>
    <w:rsid w:val="00811D59"/>
    <w:rsid w:val="008120D8"/>
    <w:rsid w:val="00812237"/>
    <w:rsid w:val="0081226E"/>
    <w:rsid w:val="008126DF"/>
    <w:rsid w:val="00812956"/>
    <w:rsid w:val="00812B1A"/>
    <w:rsid w:val="00814165"/>
    <w:rsid w:val="00814BC5"/>
    <w:rsid w:val="00815D4A"/>
    <w:rsid w:val="00815E68"/>
    <w:rsid w:val="00816B0C"/>
    <w:rsid w:val="00816DC8"/>
    <w:rsid w:val="008171C8"/>
    <w:rsid w:val="008176D0"/>
    <w:rsid w:val="00817A27"/>
    <w:rsid w:val="00817B02"/>
    <w:rsid w:val="00820531"/>
    <w:rsid w:val="00820741"/>
    <w:rsid w:val="00820F5B"/>
    <w:rsid w:val="00821398"/>
    <w:rsid w:val="00821DA2"/>
    <w:rsid w:val="00822489"/>
    <w:rsid w:val="0082287A"/>
    <w:rsid w:val="0082293B"/>
    <w:rsid w:val="00822B73"/>
    <w:rsid w:val="00823390"/>
    <w:rsid w:val="00823939"/>
    <w:rsid w:val="0082414F"/>
    <w:rsid w:val="00824186"/>
    <w:rsid w:val="008242AE"/>
    <w:rsid w:val="008245F6"/>
    <w:rsid w:val="00824D13"/>
    <w:rsid w:val="0082543B"/>
    <w:rsid w:val="00825A54"/>
    <w:rsid w:val="00826044"/>
    <w:rsid w:val="0082652C"/>
    <w:rsid w:val="0082653B"/>
    <w:rsid w:val="00827111"/>
    <w:rsid w:val="008279A3"/>
    <w:rsid w:val="00827DE8"/>
    <w:rsid w:val="00827F78"/>
    <w:rsid w:val="00831151"/>
    <w:rsid w:val="00831187"/>
    <w:rsid w:val="008314C4"/>
    <w:rsid w:val="008315A4"/>
    <w:rsid w:val="00831DD7"/>
    <w:rsid w:val="00831F58"/>
    <w:rsid w:val="0083240B"/>
    <w:rsid w:val="00832E29"/>
    <w:rsid w:val="00833588"/>
    <w:rsid w:val="00833661"/>
    <w:rsid w:val="00833CD3"/>
    <w:rsid w:val="00834070"/>
    <w:rsid w:val="00834626"/>
    <w:rsid w:val="00834789"/>
    <w:rsid w:val="00834A75"/>
    <w:rsid w:val="00834E1E"/>
    <w:rsid w:val="00834F9B"/>
    <w:rsid w:val="008351E8"/>
    <w:rsid w:val="00835656"/>
    <w:rsid w:val="008358C2"/>
    <w:rsid w:val="008359AA"/>
    <w:rsid w:val="0083614F"/>
    <w:rsid w:val="00836AE0"/>
    <w:rsid w:val="00837652"/>
    <w:rsid w:val="00837825"/>
    <w:rsid w:val="00837B35"/>
    <w:rsid w:val="00837F27"/>
    <w:rsid w:val="00837FB7"/>
    <w:rsid w:val="0084010F"/>
    <w:rsid w:val="008401F3"/>
    <w:rsid w:val="0084049C"/>
    <w:rsid w:val="0084085B"/>
    <w:rsid w:val="008411D6"/>
    <w:rsid w:val="008411D7"/>
    <w:rsid w:val="0084156C"/>
    <w:rsid w:val="0084291F"/>
    <w:rsid w:val="00843414"/>
    <w:rsid w:val="008435E5"/>
    <w:rsid w:val="0084382E"/>
    <w:rsid w:val="00843836"/>
    <w:rsid w:val="008438CC"/>
    <w:rsid w:val="0084447E"/>
    <w:rsid w:val="0084453D"/>
    <w:rsid w:val="008449B7"/>
    <w:rsid w:val="00844A59"/>
    <w:rsid w:val="00844D3B"/>
    <w:rsid w:val="0084570C"/>
    <w:rsid w:val="008457C0"/>
    <w:rsid w:val="00845A18"/>
    <w:rsid w:val="008465EB"/>
    <w:rsid w:val="0084660E"/>
    <w:rsid w:val="0084748E"/>
    <w:rsid w:val="008475C0"/>
    <w:rsid w:val="008500F5"/>
    <w:rsid w:val="008506B0"/>
    <w:rsid w:val="00850BEE"/>
    <w:rsid w:val="00850E3F"/>
    <w:rsid w:val="00850F48"/>
    <w:rsid w:val="0085299C"/>
    <w:rsid w:val="008540C2"/>
    <w:rsid w:val="00854800"/>
    <w:rsid w:val="00854EF9"/>
    <w:rsid w:val="008550E8"/>
    <w:rsid w:val="00855387"/>
    <w:rsid w:val="008562C5"/>
    <w:rsid w:val="00857179"/>
    <w:rsid w:val="0085777D"/>
    <w:rsid w:val="00861F13"/>
    <w:rsid w:val="00862082"/>
    <w:rsid w:val="00862572"/>
    <w:rsid w:val="00864148"/>
    <w:rsid w:val="00864EB7"/>
    <w:rsid w:val="008657C3"/>
    <w:rsid w:val="00865AAE"/>
    <w:rsid w:val="00865BA3"/>
    <w:rsid w:val="00865C80"/>
    <w:rsid w:val="008662FD"/>
    <w:rsid w:val="0086696D"/>
    <w:rsid w:val="00866D7C"/>
    <w:rsid w:val="008679A3"/>
    <w:rsid w:val="00867B9F"/>
    <w:rsid w:val="00871312"/>
    <w:rsid w:val="00871B3D"/>
    <w:rsid w:val="00871EB2"/>
    <w:rsid w:val="00871FC1"/>
    <w:rsid w:val="008721F0"/>
    <w:rsid w:val="008723AF"/>
    <w:rsid w:val="0087310D"/>
    <w:rsid w:val="00873257"/>
    <w:rsid w:val="00873923"/>
    <w:rsid w:val="00873BEF"/>
    <w:rsid w:val="008744A3"/>
    <w:rsid w:val="008749DB"/>
    <w:rsid w:val="00874DB9"/>
    <w:rsid w:val="00875530"/>
    <w:rsid w:val="00875A2C"/>
    <w:rsid w:val="008761BC"/>
    <w:rsid w:val="0087652E"/>
    <w:rsid w:val="008779EB"/>
    <w:rsid w:val="00880223"/>
    <w:rsid w:val="00880256"/>
    <w:rsid w:val="00880259"/>
    <w:rsid w:val="00880876"/>
    <w:rsid w:val="0088122C"/>
    <w:rsid w:val="00881332"/>
    <w:rsid w:val="00881492"/>
    <w:rsid w:val="00881767"/>
    <w:rsid w:val="00881FB1"/>
    <w:rsid w:val="00882E9D"/>
    <w:rsid w:val="00882FCD"/>
    <w:rsid w:val="008833D3"/>
    <w:rsid w:val="008836CD"/>
    <w:rsid w:val="00883A63"/>
    <w:rsid w:val="00883DA8"/>
    <w:rsid w:val="00884CEF"/>
    <w:rsid w:val="00885048"/>
    <w:rsid w:val="008852AA"/>
    <w:rsid w:val="008855BB"/>
    <w:rsid w:val="00885876"/>
    <w:rsid w:val="00885987"/>
    <w:rsid w:val="0088671E"/>
    <w:rsid w:val="008875B2"/>
    <w:rsid w:val="00887664"/>
    <w:rsid w:val="00887F3F"/>
    <w:rsid w:val="008906A5"/>
    <w:rsid w:val="00890B83"/>
    <w:rsid w:val="00890C27"/>
    <w:rsid w:val="008910C7"/>
    <w:rsid w:val="00891AA2"/>
    <w:rsid w:val="00891B23"/>
    <w:rsid w:val="008922C0"/>
    <w:rsid w:val="00892D8A"/>
    <w:rsid w:val="00893341"/>
    <w:rsid w:val="008935C4"/>
    <w:rsid w:val="00893BA7"/>
    <w:rsid w:val="00893D38"/>
    <w:rsid w:val="00893EBA"/>
    <w:rsid w:val="0089553E"/>
    <w:rsid w:val="008957B5"/>
    <w:rsid w:val="00895AB4"/>
    <w:rsid w:val="0089607B"/>
    <w:rsid w:val="00896625"/>
    <w:rsid w:val="00896E49"/>
    <w:rsid w:val="00897472"/>
    <w:rsid w:val="008975BC"/>
    <w:rsid w:val="00897893"/>
    <w:rsid w:val="00897A68"/>
    <w:rsid w:val="008A0AC7"/>
    <w:rsid w:val="008A11B2"/>
    <w:rsid w:val="008A1E5E"/>
    <w:rsid w:val="008A1EF5"/>
    <w:rsid w:val="008A220A"/>
    <w:rsid w:val="008A225E"/>
    <w:rsid w:val="008A2549"/>
    <w:rsid w:val="008A291A"/>
    <w:rsid w:val="008A2A93"/>
    <w:rsid w:val="008A3CE0"/>
    <w:rsid w:val="008A43CD"/>
    <w:rsid w:val="008A4C69"/>
    <w:rsid w:val="008A4DAD"/>
    <w:rsid w:val="008A4EFB"/>
    <w:rsid w:val="008A4FA3"/>
    <w:rsid w:val="008A5036"/>
    <w:rsid w:val="008A5653"/>
    <w:rsid w:val="008A5DB9"/>
    <w:rsid w:val="008A60AD"/>
    <w:rsid w:val="008A6D9D"/>
    <w:rsid w:val="008A72F5"/>
    <w:rsid w:val="008A740D"/>
    <w:rsid w:val="008A7A12"/>
    <w:rsid w:val="008A7E38"/>
    <w:rsid w:val="008B0545"/>
    <w:rsid w:val="008B0622"/>
    <w:rsid w:val="008B0C2C"/>
    <w:rsid w:val="008B112C"/>
    <w:rsid w:val="008B18B5"/>
    <w:rsid w:val="008B1A8B"/>
    <w:rsid w:val="008B2331"/>
    <w:rsid w:val="008B2DEF"/>
    <w:rsid w:val="008B34BE"/>
    <w:rsid w:val="008B39F1"/>
    <w:rsid w:val="008B4AAB"/>
    <w:rsid w:val="008B594A"/>
    <w:rsid w:val="008B60C3"/>
    <w:rsid w:val="008B624C"/>
    <w:rsid w:val="008B63E9"/>
    <w:rsid w:val="008B6C6C"/>
    <w:rsid w:val="008C04B0"/>
    <w:rsid w:val="008C1717"/>
    <w:rsid w:val="008C171E"/>
    <w:rsid w:val="008C1B0E"/>
    <w:rsid w:val="008C1EA8"/>
    <w:rsid w:val="008C260B"/>
    <w:rsid w:val="008C2C2A"/>
    <w:rsid w:val="008C314A"/>
    <w:rsid w:val="008C32A2"/>
    <w:rsid w:val="008C33E6"/>
    <w:rsid w:val="008C377C"/>
    <w:rsid w:val="008C38E4"/>
    <w:rsid w:val="008C390F"/>
    <w:rsid w:val="008C3B73"/>
    <w:rsid w:val="008C3E0A"/>
    <w:rsid w:val="008C41D6"/>
    <w:rsid w:val="008C46C3"/>
    <w:rsid w:val="008C4AB5"/>
    <w:rsid w:val="008C5F7A"/>
    <w:rsid w:val="008C6364"/>
    <w:rsid w:val="008C6904"/>
    <w:rsid w:val="008C6BEE"/>
    <w:rsid w:val="008C6E7B"/>
    <w:rsid w:val="008C7227"/>
    <w:rsid w:val="008C7B27"/>
    <w:rsid w:val="008C7BA1"/>
    <w:rsid w:val="008D0016"/>
    <w:rsid w:val="008D046D"/>
    <w:rsid w:val="008D10D1"/>
    <w:rsid w:val="008D17C6"/>
    <w:rsid w:val="008D2542"/>
    <w:rsid w:val="008D2958"/>
    <w:rsid w:val="008D2B4C"/>
    <w:rsid w:val="008D2BBB"/>
    <w:rsid w:val="008D329E"/>
    <w:rsid w:val="008D32E5"/>
    <w:rsid w:val="008D3372"/>
    <w:rsid w:val="008D3990"/>
    <w:rsid w:val="008D3DFF"/>
    <w:rsid w:val="008D4078"/>
    <w:rsid w:val="008D41D8"/>
    <w:rsid w:val="008D456F"/>
    <w:rsid w:val="008D51CB"/>
    <w:rsid w:val="008D5838"/>
    <w:rsid w:val="008D58FF"/>
    <w:rsid w:val="008D5B7F"/>
    <w:rsid w:val="008D6ADA"/>
    <w:rsid w:val="008D6E01"/>
    <w:rsid w:val="008E043A"/>
    <w:rsid w:val="008E056B"/>
    <w:rsid w:val="008E1429"/>
    <w:rsid w:val="008E19E5"/>
    <w:rsid w:val="008E2269"/>
    <w:rsid w:val="008E2A43"/>
    <w:rsid w:val="008E3C69"/>
    <w:rsid w:val="008E4353"/>
    <w:rsid w:val="008E452A"/>
    <w:rsid w:val="008E4861"/>
    <w:rsid w:val="008E4C31"/>
    <w:rsid w:val="008E5AB6"/>
    <w:rsid w:val="008E5EFA"/>
    <w:rsid w:val="008E6395"/>
    <w:rsid w:val="008E63A6"/>
    <w:rsid w:val="008E6447"/>
    <w:rsid w:val="008E69ED"/>
    <w:rsid w:val="008E6C7D"/>
    <w:rsid w:val="008E6E84"/>
    <w:rsid w:val="008E6F89"/>
    <w:rsid w:val="008E7654"/>
    <w:rsid w:val="008E76E2"/>
    <w:rsid w:val="008E77AA"/>
    <w:rsid w:val="008E7C22"/>
    <w:rsid w:val="008F03FE"/>
    <w:rsid w:val="008F0AA2"/>
    <w:rsid w:val="008F0B75"/>
    <w:rsid w:val="008F0C10"/>
    <w:rsid w:val="008F0E35"/>
    <w:rsid w:val="008F0ED1"/>
    <w:rsid w:val="008F10F2"/>
    <w:rsid w:val="008F2528"/>
    <w:rsid w:val="008F27DE"/>
    <w:rsid w:val="008F2E59"/>
    <w:rsid w:val="008F32E6"/>
    <w:rsid w:val="008F3308"/>
    <w:rsid w:val="008F3469"/>
    <w:rsid w:val="008F34D7"/>
    <w:rsid w:val="008F3AB4"/>
    <w:rsid w:val="008F3DC7"/>
    <w:rsid w:val="008F4822"/>
    <w:rsid w:val="008F4BCA"/>
    <w:rsid w:val="008F4EDD"/>
    <w:rsid w:val="008F5A7A"/>
    <w:rsid w:val="008F6090"/>
    <w:rsid w:val="008F6D3E"/>
    <w:rsid w:val="008F6EF4"/>
    <w:rsid w:val="008F7671"/>
    <w:rsid w:val="008F781F"/>
    <w:rsid w:val="00900392"/>
    <w:rsid w:val="009007BB"/>
    <w:rsid w:val="00900B5F"/>
    <w:rsid w:val="00901133"/>
    <w:rsid w:val="00901463"/>
    <w:rsid w:val="00901965"/>
    <w:rsid w:val="00901FCD"/>
    <w:rsid w:val="009037FB"/>
    <w:rsid w:val="00903F0A"/>
    <w:rsid w:val="00904188"/>
    <w:rsid w:val="00904BD0"/>
    <w:rsid w:val="0090696F"/>
    <w:rsid w:val="00906999"/>
    <w:rsid w:val="00910513"/>
    <w:rsid w:val="00910A5F"/>
    <w:rsid w:val="00910D8F"/>
    <w:rsid w:val="0091108F"/>
    <w:rsid w:val="009117A0"/>
    <w:rsid w:val="00911EF5"/>
    <w:rsid w:val="009121A7"/>
    <w:rsid w:val="0091276A"/>
    <w:rsid w:val="0091296E"/>
    <w:rsid w:val="00912E42"/>
    <w:rsid w:val="00912F7C"/>
    <w:rsid w:val="00913B2E"/>
    <w:rsid w:val="009145F3"/>
    <w:rsid w:val="00914A3D"/>
    <w:rsid w:val="00914BCA"/>
    <w:rsid w:val="00914ECE"/>
    <w:rsid w:val="00915480"/>
    <w:rsid w:val="0091668F"/>
    <w:rsid w:val="009170FF"/>
    <w:rsid w:val="00917236"/>
    <w:rsid w:val="0091755F"/>
    <w:rsid w:val="00917F0A"/>
    <w:rsid w:val="00919317"/>
    <w:rsid w:val="00920352"/>
    <w:rsid w:val="009206F2"/>
    <w:rsid w:val="00920897"/>
    <w:rsid w:val="00920929"/>
    <w:rsid w:val="00921236"/>
    <w:rsid w:val="009221C0"/>
    <w:rsid w:val="00922266"/>
    <w:rsid w:val="0092228A"/>
    <w:rsid w:val="0092244A"/>
    <w:rsid w:val="009230FD"/>
    <w:rsid w:val="009235D1"/>
    <w:rsid w:val="0092366C"/>
    <w:rsid w:val="009240E3"/>
    <w:rsid w:val="00924207"/>
    <w:rsid w:val="00924627"/>
    <w:rsid w:val="00925666"/>
    <w:rsid w:val="009258B7"/>
    <w:rsid w:val="00925F9D"/>
    <w:rsid w:val="0092609F"/>
    <w:rsid w:val="00926299"/>
    <w:rsid w:val="00926B11"/>
    <w:rsid w:val="00926E13"/>
    <w:rsid w:val="00926F72"/>
    <w:rsid w:val="0092750E"/>
    <w:rsid w:val="00927B2C"/>
    <w:rsid w:val="00927E23"/>
    <w:rsid w:val="00930426"/>
    <w:rsid w:val="009304FC"/>
    <w:rsid w:val="0093085A"/>
    <w:rsid w:val="00930BB2"/>
    <w:rsid w:val="0093100A"/>
    <w:rsid w:val="00931303"/>
    <w:rsid w:val="00931664"/>
    <w:rsid w:val="0093376A"/>
    <w:rsid w:val="00934211"/>
    <w:rsid w:val="00934F35"/>
    <w:rsid w:val="009350B5"/>
    <w:rsid w:val="00935340"/>
    <w:rsid w:val="0093548E"/>
    <w:rsid w:val="009356E1"/>
    <w:rsid w:val="009357BC"/>
    <w:rsid w:val="00935A5B"/>
    <w:rsid w:val="00935D61"/>
    <w:rsid w:val="00935ED8"/>
    <w:rsid w:val="009360E4"/>
    <w:rsid w:val="00936A56"/>
    <w:rsid w:val="00936E13"/>
    <w:rsid w:val="0093700C"/>
    <w:rsid w:val="0093769A"/>
    <w:rsid w:val="009376A1"/>
    <w:rsid w:val="00937F74"/>
    <w:rsid w:val="00940AE1"/>
    <w:rsid w:val="0094133F"/>
    <w:rsid w:val="00941658"/>
    <w:rsid w:val="0094197D"/>
    <w:rsid w:val="009419BF"/>
    <w:rsid w:val="00941BE8"/>
    <w:rsid w:val="0094246D"/>
    <w:rsid w:val="009426FA"/>
    <w:rsid w:val="009427F5"/>
    <w:rsid w:val="00942A4F"/>
    <w:rsid w:val="00943B1B"/>
    <w:rsid w:val="009441E4"/>
    <w:rsid w:val="009443E5"/>
    <w:rsid w:val="00944C22"/>
    <w:rsid w:val="00944E5A"/>
    <w:rsid w:val="009453BF"/>
    <w:rsid w:val="00945ABF"/>
    <w:rsid w:val="00945ACF"/>
    <w:rsid w:val="00945F05"/>
    <w:rsid w:val="0094626F"/>
    <w:rsid w:val="0094641B"/>
    <w:rsid w:val="00947116"/>
    <w:rsid w:val="00947728"/>
    <w:rsid w:val="00947F1F"/>
    <w:rsid w:val="00950090"/>
    <w:rsid w:val="009501F6"/>
    <w:rsid w:val="009503CA"/>
    <w:rsid w:val="00950743"/>
    <w:rsid w:val="00950A73"/>
    <w:rsid w:val="00950FB2"/>
    <w:rsid w:val="00951F31"/>
    <w:rsid w:val="0095227B"/>
    <w:rsid w:val="00953181"/>
    <w:rsid w:val="009548D8"/>
    <w:rsid w:val="00954AD3"/>
    <w:rsid w:val="00954BBA"/>
    <w:rsid w:val="00955225"/>
    <w:rsid w:val="0095585E"/>
    <w:rsid w:val="009566C8"/>
    <w:rsid w:val="00956BBB"/>
    <w:rsid w:val="00957F15"/>
    <w:rsid w:val="0096003C"/>
    <w:rsid w:val="00960A68"/>
    <w:rsid w:val="00960C92"/>
    <w:rsid w:val="00960E73"/>
    <w:rsid w:val="009610E7"/>
    <w:rsid w:val="0096246E"/>
    <w:rsid w:val="00962C0C"/>
    <w:rsid w:val="00963098"/>
    <w:rsid w:val="009632E6"/>
    <w:rsid w:val="0096356A"/>
    <w:rsid w:val="00963572"/>
    <w:rsid w:val="00963625"/>
    <w:rsid w:val="009638B8"/>
    <w:rsid w:val="00963A9D"/>
    <w:rsid w:val="0096423E"/>
    <w:rsid w:val="00964592"/>
    <w:rsid w:val="00964749"/>
    <w:rsid w:val="00964CEA"/>
    <w:rsid w:val="00964D0A"/>
    <w:rsid w:val="0096515F"/>
    <w:rsid w:val="00965429"/>
    <w:rsid w:val="009654B4"/>
    <w:rsid w:val="0096561C"/>
    <w:rsid w:val="00965D98"/>
    <w:rsid w:val="0096630B"/>
    <w:rsid w:val="00967934"/>
    <w:rsid w:val="00967F15"/>
    <w:rsid w:val="00967FB5"/>
    <w:rsid w:val="009709B6"/>
    <w:rsid w:val="00970A33"/>
    <w:rsid w:val="00971CB9"/>
    <w:rsid w:val="009724A9"/>
    <w:rsid w:val="00972559"/>
    <w:rsid w:val="009725D2"/>
    <w:rsid w:val="009729FB"/>
    <w:rsid w:val="00972A74"/>
    <w:rsid w:val="00972DD8"/>
    <w:rsid w:val="00972F91"/>
    <w:rsid w:val="009736FD"/>
    <w:rsid w:val="009739F4"/>
    <w:rsid w:val="00973A2A"/>
    <w:rsid w:val="00974790"/>
    <w:rsid w:val="00974FE8"/>
    <w:rsid w:val="00975663"/>
    <w:rsid w:val="00975CC3"/>
    <w:rsid w:val="00976345"/>
    <w:rsid w:val="00977FF5"/>
    <w:rsid w:val="0098015A"/>
    <w:rsid w:val="00981459"/>
    <w:rsid w:val="00981833"/>
    <w:rsid w:val="0098188F"/>
    <w:rsid w:val="00981BA9"/>
    <w:rsid w:val="0098226A"/>
    <w:rsid w:val="009827DA"/>
    <w:rsid w:val="00982CEA"/>
    <w:rsid w:val="00982DFC"/>
    <w:rsid w:val="00982E92"/>
    <w:rsid w:val="00983248"/>
    <w:rsid w:val="009835B9"/>
    <w:rsid w:val="00984363"/>
    <w:rsid w:val="0098510C"/>
    <w:rsid w:val="00985675"/>
    <w:rsid w:val="00985757"/>
    <w:rsid w:val="009857BE"/>
    <w:rsid w:val="00985A0A"/>
    <w:rsid w:val="00985C07"/>
    <w:rsid w:val="00986909"/>
    <w:rsid w:val="00986961"/>
    <w:rsid w:val="00986AC2"/>
    <w:rsid w:val="00986E7F"/>
    <w:rsid w:val="00987601"/>
    <w:rsid w:val="00990618"/>
    <w:rsid w:val="0099075F"/>
    <w:rsid w:val="00990A62"/>
    <w:rsid w:val="00992660"/>
    <w:rsid w:val="00992B75"/>
    <w:rsid w:val="00992EEC"/>
    <w:rsid w:val="00993339"/>
    <w:rsid w:val="0099365D"/>
    <w:rsid w:val="00993813"/>
    <w:rsid w:val="00993D3E"/>
    <w:rsid w:val="00994EA9"/>
    <w:rsid w:val="00995A0F"/>
    <w:rsid w:val="00995BB5"/>
    <w:rsid w:val="00995BD9"/>
    <w:rsid w:val="00995D93"/>
    <w:rsid w:val="00995F58"/>
    <w:rsid w:val="00996DE4"/>
    <w:rsid w:val="0099723E"/>
    <w:rsid w:val="00997395"/>
    <w:rsid w:val="009973BA"/>
    <w:rsid w:val="00997778"/>
    <w:rsid w:val="00997B33"/>
    <w:rsid w:val="00997B4E"/>
    <w:rsid w:val="009A040A"/>
    <w:rsid w:val="009A0789"/>
    <w:rsid w:val="009A0844"/>
    <w:rsid w:val="009A14A2"/>
    <w:rsid w:val="009A14BB"/>
    <w:rsid w:val="009A1989"/>
    <w:rsid w:val="009A2FCF"/>
    <w:rsid w:val="009A3037"/>
    <w:rsid w:val="009A31B2"/>
    <w:rsid w:val="009A3717"/>
    <w:rsid w:val="009A3B44"/>
    <w:rsid w:val="009A5159"/>
    <w:rsid w:val="009A6520"/>
    <w:rsid w:val="009A652D"/>
    <w:rsid w:val="009A65A5"/>
    <w:rsid w:val="009A65C3"/>
    <w:rsid w:val="009A6A1D"/>
    <w:rsid w:val="009A6DB3"/>
    <w:rsid w:val="009A77D6"/>
    <w:rsid w:val="009B0027"/>
    <w:rsid w:val="009B0060"/>
    <w:rsid w:val="009B0AC5"/>
    <w:rsid w:val="009B0C9D"/>
    <w:rsid w:val="009B0D61"/>
    <w:rsid w:val="009B0DC6"/>
    <w:rsid w:val="009B1DFC"/>
    <w:rsid w:val="009B264D"/>
    <w:rsid w:val="009B2D7C"/>
    <w:rsid w:val="009B311E"/>
    <w:rsid w:val="009B3216"/>
    <w:rsid w:val="009B33BE"/>
    <w:rsid w:val="009B3E77"/>
    <w:rsid w:val="009B429E"/>
    <w:rsid w:val="009B548F"/>
    <w:rsid w:val="009B5885"/>
    <w:rsid w:val="009B5A07"/>
    <w:rsid w:val="009B5E22"/>
    <w:rsid w:val="009B636D"/>
    <w:rsid w:val="009B695F"/>
    <w:rsid w:val="009B7552"/>
    <w:rsid w:val="009B7B47"/>
    <w:rsid w:val="009B7C2E"/>
    <w:rsid w:val="009C0565"/>
    <w:rsid w:val="009C0F65"/>
    <w:rsid w:val="009C1002"/>
    <w:rsid w:val="009C10FC"/>
    <w:rsid w:val="009C11C9"/>
    <w:rsid w:val="009C1555"/>
    <w:rsid w:val="009C16E3"/>
    <w:rsid w:val="009C1A16"/>
    <w:rsid w:val="009C1A34"/>
    <w:rsid w:val="009C1ACD"/>
    <w:rsid w:val="009C1EEF"/>
    <w:rsid w:val="009C2172"/>
    <w:rsid w:val="009C296C"/>
    <w:rsid w:val="009C2A04"/>
    <w:rsid w:val="009C2B54"/>
    <w:rsid w:val="009C2D2B"/>
    <w:rsid w:val="009C31A4"/>
    <w:rsid w:val="009C3386"/>
    <w:rsid w:val="009C4745"/>
    <w:rsid w:val="009C49B1"/>
    <w:rsid w:val="009C4B26"/>
    <w:rsid w:val="009C538F"/>
    <w:rsid w:val="009C627D"/>
    <w:rsid w:val="009C68D9"/>
    <w:rsid w:val="009C70F0"/>
    <w:rsid w:val="009C7454"/>
    <w:rsid w:val="009C7CEA"/>
    <w:rsid w:val="009D0259"/>
    <w:rsid w:val="009D07BD"/>
    <w:rsid w:val="009D211E"/>
    <w:rsid w:val="009D25D2"/>
    <w:rsid w:val="009D2D44"/>
    <w:rsid w:val="009D32C0"/>
    <w:rsid w:val="009D341E"/>
    <w:rsid w:val="009D3623"/>
    <w:rsid w:val="009D3FCA"/>
    <w:rsid w:val="009D4BF9"/>
    <w:rsid w:val="009D4F38"/>
    <w:rsid w:val="009D513A"/>
    <w:rsid w:val="009D51E3"/>
    <w:rsid w:val="009D54C8"/>
    <w:rsid w:val="009D54E6"/>
    <w:rsid w:val="009D5867"/>
    <w:rsid w:val="009D6D60"/>
    <w:rsid w:val="009D7E60"/>
    <w:rsid w:val="009E0317"/>
    <w:rsid w:val="009E1A77"/>
    <w:rsid w:val="009E1F77"/>
    <w:rsid w:val="009E1FB8"/>
    <w:rsid w:val="009E2354"/>
    <w:rsid w:val="009E2829"/>
    <w:rsid w:val="009E2B7D"/>
    <w:rsid w:val="009E2C07"/>
    <w:rsid w:val="009E325F"/>
    <w:rsid w:val="009E3BB9"/>
    <w:rsid w:val="009E3E3E"/>
    <w:rsid w:val="009E48CD"/>
    <w:rsid w:val="009E498A"/>
    <w:rsid w:val="009E502F"/>
    <w:rsid w:val="009E5232"/>
    <w:rsid w:val="009E59EB"/>
    <w:rsid w:val="009E5E56"/>
    <w:rsid w:val="009E5FD6"/>
    <w:rsid w:val="009E64B6"/>
    <w:rsid w:val="009E6EDC"/>
    <w:rsid w:val="009F0227"/>
    <w:rsid w:val="009F0326"/>
    <w:rsid w:val="009F0401"/>
    <w:rsid w:val="009F075F"/>
    <w:rsid w:val="009F0B49"/>
    <w:rsid w:val="009F1295"/>
    <w:rsid w:val="009F1647"/>
    <w:rsid w:val="009F1932"/>
    <w:rsid w:val="009F2003"/>
    <w:rsid w:val="009F258A"/>
    <w:rsid w:val="009F2641"/>
    <w:rsid w:val="009F2FA8"/>
    <w:rsid w:val="009F30E7"/>
    <w:rsid w:val="009F394C"/>
    <w:rsid w:val="009F3BAC"/>
    <w:rsid w:val="009F3D43"/>
    <w:rsid w:val="009F3DDB"/>
    <w:rsid w:val="009F4AB0"/>
    <w:rsid w:val="009F4F4A"/>
    <w:rsid w:val="009F5050"/>
    <w:rsid w:val="009F559B"/>
    <w:rsid w:val="009F5977"/>
    <w:rsid w:val="009F5AF1"/>
    <w:rsid w:val="009F5C2A"/>
    <w:rsid w:val="009F5F47"/>
    <w:rsid w:val="009F6AB4"/>
    <w:rsid w:val="009F6C7C"/>
    <w:rsid w:val="009F6D0D"/>
    <w:rsid w:val="009F71FC"/>
    <w:rsid w:val="009F7FB4"/>
    <w:rsid w:val="00A002B1"/>
    <w:rsid w:val="00A003F8"/>
    <w:rsid w:val="00A00A69"/>
    <w:rsid w:val="00A01031"/>
    <w:rsid w:val="00A010EF"/>
    <w:rsid w:val="00A01894"/>
    <w:rsid w:val="00A01C38"/>
    <w:rsid w:val="00A01FFE"/>
    <w:rsid w:val="00A02E12"/>
    <w:rsid w:val="00A02E1D"/>
    <w:rsid w:val="00A0301D"/>
    <w:rsid w:val="00A03374"/>
    <w:rsid w:val="00A0358C"/>
    <w:rsid w:val="00A03D7C"/>
    <w:rsid w:val="00A04BC6"/>
    <w:rsid w:val="00A0543E"/>
    <w:rsid w:val="00A05BC1"/>
    <w:rsid w:val="00A05C06"/>
    <w:rsid w:val="00A06719"/>
    <w:rsid w:val="00A06B5F"/>
    <w:rsid w:val="00A0713E"/>
    <w:rsid w:val="00A072A9"/>
    <w:rsid w:val="00A104B2"/>
    <w:rsid w:val="00A10716"/>
    <w:rsid w:val="00A10A23"/>
    <w:rsid w:val="00A11669"/>
    <w:rsid w:val="00A11C63"/>
    <w:rsid w:val="00A11DD6"/>
    <w:rsid w:val="00A11EE7"/>
    <w:rsid w:val="00A12BAF"/>
    <w:rsid w:val="00A12BB2"/>
    <w:rsid w:val="00A13DEB"/>
    <w:rsid w:val="00A14B6E"/>
    <w:rsid w:val="00A150D1"/>
    <w:rsid w:val="00A1516E"/>
    <w:rsid w:val="00A158A5"/>
    <w:rsid w:val="00A15F50"/>
    <w:rsid w:val="00A16A5A"/>
    <w:rsid w:val="00A16FBE"/>
    <w:rsid w:val="00A17A32"/>
    <w:rsid w:val="00A17AD4"/>
    <w:rsid w:val="00A17CC5"/>
    <w:rsid w:val="00A218D4"/>
    <w:rsid w:val="00A21AB3"/>
    <w:rsid w:val="00A21CCC"/>
    <w:rsid w:val="00A222B6"/>
    <w:rsid w:val="00A22771"/>
    <w:rsid w:val="00A227BC"/>
    <w:rsid w:val="00A22BAC"/>
    <w:rsid w:val="00A230EE"/>
    <w:rsid w:val="00A230F7"/>
    <w:rsid w:val="00A235D0"/>
    <w:rsid w:val="00A23B11"/>
    <w:rsid w:val="00A23BBE"/>
    <w:rsid w:val="00A247FC"/>
    <w:rsid w:val="00A2586D"/>
    <w:rsid w:val="00A25C3F"/>
    <w:rsid w:val="00A25D54"/>
    <w:rsid w:val="00A267F6"/>
    <w:rsid w:val="00A26DB2"/>
    <w:rsid w:val="00A279DC"/>
    <w:rsid w:val="00A27D88"/>
    <w:rsid w:val="00A27E19"/>
    <w:rsid w:val="00A27F53"/>
    <w:rsid w:val="00A30066"/>
    <w:rsid w:val="00A307B6"/>
    <w:rsid w:val="00A30BBA"/>
    <w:rsid w:val="00A3155E"/>
    <w:rsid w:val="00A31D6D"/>
    <w:rsid w:val="00A327B7"/>
    <w:rsid w:val="00A32926"/>
    <w:rsid w:val="00A32F57"/>
    <w:rsid w:val="00A33319"/>
    <w:rsid w:val="00A3377F"/>
    <w:rsid w:val="00A33982"/>
    <w:rsid w:val="00A33E82"/>
    <w:rsid w:val="00A3414D"/>
    <w:rsid w:val="00A34E20"/>
    <w:rsid w:val="00A362FC"/>
    <w:rsid w:val="00A367E3"/>
    <w:rsid w:val="00A36CB9"/>
    <w:rsid w:val="00A36E6A"/>
    <w:rsid w:val="00A371D1"/>
    <w:rsid w:val="00A371D3"/>
    <w:rsid w:val="00A37C6C"/>
    <w:rsid w:val="00A37E6B"/>
    <w:rsid w:val="00A37F46"/>
    <w:rsid w:val="00A4056A"/>
    <w:rsid w:val="00A4089F"/>
    <w:rsid w:val="00A4104B"/>
    <w:rsid w:val="00A4150C"/>
    <w:rsid w:val="00A41E1A"/>
    <w:rsid w:val="00A41E49"/>
    <w:rsid w:val="00A42817"/>
    <w:rsid w:val="00A42992"/>
    <w:rsid w:val="00A4402D"/>
    <w:rsid w:val="00A44602"/>
    <w:rsid w:val="00A4475F"/>
    <w:rsid w:val="00A44920"/>
    <w:rsid w:val="00A44BB3"/>
    <w:rsid w:val="00A45561"/>
    <w:rsid w:val="00A458A9"/>
    <w:rsid w:val="00A45B07"/>
    <w:rsid w:val="00A45C0E"/>
    <w:rsid w:val="00A46932"/>
    <w:rsid w:val="00A46B4D"/>
    <w:rsid w:val="00A47B48"/>
    <w:rsid w:val="00A47DCD"/>
    <w:rsid w:val="00A47E36"/>
    <w:rsid w:val="00A50371"/>
    <w:rsid w:val="00A503E9"/>
    <w:rsid w:val="00A503EC"/>
    <w:rsid w:val="00A507EA"/>
    <w:rsid w:val="00A508B8"/>
    <w:rsid w:val="00A50E4E"/>
    <w:rsid w:val="00A50FF3"/>
    <w:rsid w:val="00A51388"/>
    <w:rsid w:val="00A513FE"/>
    <w:rsid w:val="00A51494"/>
    <w:rsid w:val="00A520DE"/>
    <w:rsid w:val="00A526B0"/>
    <w:rsid w:val="00A527C0"/>
    <w:rsid w:val="00A52EA8"/>
    <w:rsid w:val="00A53A41"/>
    <w:rsid w:val="00A53B2F"/>
    <w:rsid w:val="00A54430"/>
    <w:rsid w:val="00A5462C"/>
    <w:rsid w:val="00A54A1C"/>
    <w:rsid w:val="00A54A7F"/>
    <w:rsid w:val="00A54B39"/>
    <w:rsid w:val="00A55B46"/>
    <w:rsid w:val="00A56356"/>
    <w:rsid w:val="00A5657F"/>
    <w:rsid w:val="00A56671"/>
    <w:rsid w:val="00A56A05"/>
    <w:rsid w:val="00A57F04"/>
    <w:rsid w:val="00A60B78"/>
    <w:rsid w:val="00A62A75"/>
    <w:rsid w:val="00A6329F"/>
    <w:rsid w:val="00A638DC"/>
    <w:rsid w:val="00A63B18"/>
    <w:rsid w:val="00A653AA"/>
    <w:rsid w:val="00A656F9"/>
    <w:rsid w:val="00A65961"/>
    <w:rsid w:val="00A6617C"/>
    <w:rsid w:val="00A666AB"/>
    <w:rsid w:val="00A669E9"/>
    <w:rsid w:val="00A6793B"/>
    <w:rsid w:val="00A67CDE"/>
    <w:rsid w:val="00A70593"/>
    <w:rsid w:val="00A707FD"/>
    <w:rsid w:val="00A70A2A"/>
    <w:rsid w:val="00A70C69"/>
    <w:rsid w:val="00A719F2"/>
    <w:rsid w:val="00A72597"/>
    <w:rsid w:val="00A726B1"/>
    <w:rsid w:val="00A72886"/>
    <w:rsid w:val="00A72FB5"/>
    <w:rsid w:val="00A73B08"/>
    <w:rsid w:val="00A73E2E"/>
    <w:rsid w:val="00A7408D"/>
    <w:rsid w:val="00A74B5D"/>
    <w:rsid w:val="00A75267"/>
    <w:rsid w:val="00A755BF"/>
    <w:rsid w:val="00A75616"/>
    <w:rsid w:val="00A75A5A"/>
    <w:rsid w:val="00A761B9"/>
    <w:rsid w:val="00A7688C"/>
    <w:rsid w:val="00A77236"/>
    <w:rsid w:val="00A77B1D"/>
    <w:rsid w:val="00A77BC2"/>
    <w:rsid w:val="00A80915"/>
    <w:rsid w:val="00A80A10"/>
    <w:rsid w:val="00A80AA5"/>
    <w:rsid w:val="00A80BBB"/>
    <w:rsid w:val="00A81A3E"/>
    <w:rsid w:val="00A81D18"/>
    <w:rsid w:val="00A820D0"/>
    <w:rsid w:val="00A82239"/>
    <w:rsid w:val="00A825B3"/>
    <w:rsid w:val="00A832A7"/>
    <w:rsid w:val="00A83A00"/>
    <w:rsid w:val="00A83A4E"/>
    <w:rsid w:val="00A843F3"/>
    <w:rsid w:val="00A84C41"/>
    <w:rsid w:val="00A84D2A"/>
    <w:rsid w:val="00A857CF"/>
    <w:rsid w:val="00A867DB"/>
    <w:rsid w:val="00A8682A"/>
    <w:rsid w:val="00A9057D"/>
    <w:rsid w:val="00A90D55"/>
    <w:rsid w:val="00A90E7F"/>
    <w:rsid w:val="00A913E9"/>
    <w:rsid w:val="00A91AF5"/>
    <w:rsid w:val="00A9284B"/>
    <w:rsid w:val="00A92EAA"/>
    <w:rsid w:val="00A92F71"/>
    <w:rsid w:val="00A93029"/>
    <w:rsid w:val="00A9331B"/>
    <w:rsid w:val="00A93998"/>
    <w:rsid w:val="00A93B7F"/>
    <w:rsid w:val="00A93BF2"/>
    <w:rsid w:val="00A94317"/>
    <w:rsid w:val="00A94958"/>
    <w:rsid w:val="00A94F0E"/>
    <w:rsid w:val="00A96167"/>
    <w:rsid w:val="00A96373"/>
    <w:rsid w:val="00A97213"/>
    <w:rsid w:val="00A97CE3"/>
    <w:rsid w:val="00A97F3F"/>
    <w:rsid w:val="00AA023B"/>
    <w:rsid w:val="00AA06E9"/>
    <w:rsid w:val="00AA0AC4"/>
    <w:rsid w:val="00AA0FD5"/>
    <w:rsid w:val="00AA110C"/>
    <w:rsid w:val="00AA168E"/>
    <w:rsid w:val="00AA197A"/>
    <w:rsid w:val="00AA1D8D"/>
    <w:rsid w:val="00AA1E9F"/>
    <w:rsid w:val="00AA275C"/>
    <w:rsid w:val="00AA29F0"/>
    <w:rsid w:val="00AA2BE4"/>
    <w:rsid w:val="00AA2C1B"/>
    <w:rsid w:val="00AA2E11"/>
    <w:rsid w:val="00AA3480"/>
    <w:rsid w:val="00AA3F29"/>
    <w:rsid w:val="00AA4056"/>
    <w:rsid w:val="00AA42F2"/>
    <w:rsid w:val="00AA4357"/>
    <w:rsid w:val="00AA47A7"/>
    <w:rsid w:val="00AA4977"/>
    <w:rsid w:val="00AA4ECF"/>
    <w:rsid w:val="00AA58F2"/>
    <w:rsid w:val="00AA5CCF"/>
    <w:rsid w:val="00AA6841"/>
    <w:rsid w:val="00AA68FA"/>
    <w:rsid w:val="00AA6B3E"/>
    <w:rsid w:val="00AA6F43"/>
    <w:rsid w:val="00AA7223"/>
    <w:rsid w:val="00AA7496"/>
    <w:rsid w:val="00AA7FF3"/>
    <w:rsid w:val="00AB04E1"/>
    <w:rsid w:val="00AB0C8F"/>
    <w:rsid w:val="00AB0DC0"/>
    <w:rsid w:val="00AB1682"/>
    <w:rsid w:val="00AB2479"/>
    <w:rsid w:val="00AB28F3"/>
    <w:rsid w:val="00AB3445"/>
    <w:rsid w:val="00AB3E38"/>
    <w:rsid w:val="00AB4845"/>
    <w:rsid w:val="00AB4C05"/>
    <w:rsid w:val="00AB4C35"/>
    <w:rsid w:val="00AB4DB0"/>
    <w:rsid w:val="00AB4F4C"/>
    <w:rsid w:val="00AB4F54"/>
    <w:rsid w:val="00AB4F58"/>
    <w:rsid w:val="00AB4F9F"/>
    <w:rsid w:val="00AB5591"/>
    <w:rsid w:val="00AB5845"/>
    <w:rsid w:val="00AB5BC4"/>
    <w:rsid w:val="00AB5ECB"/>
    <w:rsid w:val="00AB63E6"/>
    <w:rsid w:val="00AB6D08"/>
    <w:rsid w:val="00AB72EB"/>
    <w:rsid w:val="00AB74D0"/>
    <w:rsid w:val="00AB7E25"/>
    <w:rsid w:val="00AC041B"/>
    <w:rsid w:val="00AC0FCB"/>
    <w:rsid w:val="00AC2409"/>
    <w:rsid w:val="00AC28C7"/>
    <w:rsid w:val="00AC33F2"/>
    <w:rsid w:val="00AC3E48"/>
    <w:rsid w:val="00AC3F8C"/>
    <w:rsid w:val="00AC40BB"/>
    <w:rsid w:val="00AC4136"/>
    <w:rsid w:val="00AC4325"/>
    <w:rsid w:val="00AC471C"/>
    <w:rsid w:val="00AC535A"/>
    <w:rsid w:val="00AC552D"/>
    <w:rsid w:val="00AC5596"/>
    <w:rsid w:val="00AC5C61"/>
    <w:rsid w:val="00AC5FA7"/>
    <w:rsid w:val="00AC5FED"/>
    <w:rsid w:val="00AC7667"/>
    <w:rsid w:val="00AD0783"/>
    <w:rsid w:val="00AD0E81"/>
    <w:rsid w:val="00AD12F3"/>
    <w:rsid w:val="00AD1530"/>
    <w:rsid w:val="00AD1E4B"/>
    <w:rsid w:val="00AD1E92"/>
    <w:rsid w:val="00AD30EA"/>
    <w:rsid w:val="00AD3872"/>
    <w:rsid w:val="00AD3A51"/>
    <w:rsid w:val="00AD3D0D"/>
    <w:rsid w:val="00AD3F20"/>
    <w:rsid w:val="00AD4772"/>
    <w:rsid w:val="00AD5314"/>
    <w:rsid w:val="00AD5955"/>
    <w:rsid w:val="00AD6AB5"/>
    <w:rsid w:val="00AD7188"/>
    <w:rsid w:val="00AD7E98"/>
    <w:rsid w:val="00AE024D"/>
    <w:rsid w:val="00AE16FE"/>
    <w:rsid w:val="00AE2193"/>
    <w:rsid w:val="00AE2378"/>
    <w:rsid w:val="00AE26A2"/>
    <w:rsid w:val="00AE2E69"/>
    <w:rsid w:val="00AE3BB9"/>
    <w:rsid w:val="00AE42F2"/>
    <w:rsid w:val="00AE515C"/>
    <w:rsid w:val="00AE7169"/>
    <w:rsid w:val="00AE727D"/>
    <w:rsid w:val="00AF0D48"/>
    <w:rsid w:val="00AF2574"/>
    <w:rsid w:val="00AF2F54"/>
    <w:rsid w:val="00AF332F"/>
    <w:rsid w:val="00AF3364"/>
    <w:rsid w:val="00AF376C"/>
    <w:rsid w:val="00AF377F"/>
    <w:rsid w:val="00AF3BE4"/>
    <w:rsid w:val="00AF4297"/>
    <w:rsid w:val="00AF4A89"/>
    <w:rsid w:val="00AF4DE0"/>
    <w:rsid w:val="00AF5E2C"/>
    <w:rsid w:val="00AF6244"/>
    <w:rsid w:val="00AF70BB"/>
    <w:rsid w:val="00AF7272"/>
    <w:rsid w:val="00AF798E"/>
    <w:rsid w:val="00AF7BD8"/>
    <w:rsid w:val="00AF7FA4"/>
    <w:rsid w:val="00B001BA"/>
    <w:rsid w:val="00B00612"/>
    <w:rsid w:val="00B007BE"/>
    <w:rsid w:val="00B008BE"/>
    <w:rsid w:val="00B00A26"/>
    <w:rsid w:val="00B01984"/>
    <w:rsid w:val="00B01C2F"/>
    <w:rsid w:val="00B03144"/>
    <w:rsid w:val="00B0341F"/>
    <w:rsid w:val="00B03621"/>
    <w:rsid w:val="00B03C51"/>
    <w:rsid w:val="00B048C0"/>
    <w:rsid w:val="00B053F7"/>
    <w:rsid w:val="00B0576E"/>
    <w:rsid w:val="00B05DB9"/>
    <w:rsid w:val="00B070FD"/>
    <w:rsid w:val="00B07B32"/>
    <w:rsid w:val="00B07F2C"/>
    <w:rsid w:val="00B10BFB"/>
    <w:rsid w:val="00B10D16"/>
    <w:rsid w:val="00B10EE4"/>
    <w:rsid w:val="00B116F7"/>
    <w:rsid w:val="00B11CEB"/>
    <w:rsid w:val="00B12411"/>
    <w:rsid w:val="00B12779"/>
    <w:rsid w:val="00B1491A"/>
    <w:rsid w:val="00B15AC2"/>
    <w:rsid w:val="00B1621A"/>
    <w:rsid w:val="00B16291"/>
    <w:rsid w:val="00B166C9"/>
    <w:rsid w:val="00B16ED9"/>
    <w:rsid w:val="00B1725F"/>
    <w:rsid w:val="00B20F97"/>
    <w:rsid w:val="00B21B23"/>
    <w:rsid w:val="00B21FB1"/>
    <w:rsid w:val="00B229FE"/>
    <w:rsid w:val="00B22D10"/>
    <w:rsid w:val="00B22D37"/>
    <w:rsid w:val="00B22F46"/>
    <w:rsid w:val="00B2349D"/>
    <w:rsid w:val="00B240B9"/>
    <w:rsid w:val="00B24584"/>
    <w:rsid w:val="00B248A9"/>
    <w:rsid w:val="00B24C58"/>
    <w:rsid w:val="00B24EA6"/>
    <w:rsid w:val="00B25065"/>
    <w:rsid w:val="00B26F65"/>
    <w:rsid w:val="00B2721E"/>
    <w:rsid w:val="00B2783A"/>
    <w:rsid w:val="00B30154"/>
    <w:rsid w:val="00B303AE"/>
    <w:rsid w:val="00B30816"/>
    <w:rsid w:val="00B30FA2"/>
    <w:rsid w:val="00B31671"/>
    <w:rsid w:val="00B316F6"/>
    <w:rsid w:val="00B3225B"/>
    <w:rsid w:val="00B32C10"/>
    <w:rsid w:val="00B32E03"/>
    <w:rsid w:val="00B33192"/>
    <w:rsid w:val="00B33CA9"/>
    <w:rsid w:val="00B33CEF"/>
    <w:rsid w:val="00B33E7D"/>
    <w:rsid w:val="00B34B26"/>
    <w:rsid w:val="00B351D4"/>
    <w:rsid w:val="00B35C4A"/>
    <w:rsid w:val="00B35CE8"/>
    <w:rsid w:val="00B368A1"/>
    <w:rsid w:val="00B36D08"/>
    <w:rsid w:val="00B36F43"/>
    <w:rsid w:val="00B3732E"/>
    <w:rsid w:val="00B4036F"/>
    <w:rsid w:val="00B409B3"/>
    <w:rsid w:val="00B40F6D"/>
    <w:rsid w:val="00B419FC"/>
    <w:rsid w:val="00B4230D"/>
    <w:rsid w:val="00B424A6"/>
    <w:rsid w:val="00B4357E"/>
    <w:rsid w:val="00B435F1"/>
    <w:rsid w:val="00B43EF5"/>
    <w:rsid w:val="00B446E3"/>
    <w:rsid w:val="00B44DD5"/>
    <w:rsid w:val="00B456EF"/>
    <w:rsid w:val="00B45754"/>
    <w:rsid w:val="00B45F9F"/>
    <w:rsid w:val="00B460BA"/>
    <w:rsid w:val="00B46578"/>
    <w:rsid w:val="00B47730"/>
    <w:rsid w:val="00B47770"/>
    <w:rsid w:val="00B479FA"/>
    <w:rsid w:val="00B47CC6"/>
    <w:rsid w:val="00B47D37"/>
    <w:rsid w:val="00B505F0"/>
    <w:rsid w:val="00B50FF0"/>
    <w:rsid w:val="00B51834"/>
    <w:rsid w:val="00B5191B"/>
    <w:rsid w:val="00B51B14"/>
    <w:rsid w:val="00B533FA"/>
    <w:rsid w:val="00B53933"/>
    <w:rsid w:val="00B53C77"/>
    <w:rsid w:val="00B54357"/>
    <w:rsid w:val="00B55052"/>
    <w:rsid w:val="00B55745"/>
    <w:rsid w:val="00B55A3D"/>
    <w:rsid w:val="00B55FE0"/>
    <w:rsid w:val="00B560F9"/>
    <w:rsid w:val="00B56B75"/>
    <w:rsid w:val="00B5777E"/>
    <w:rsid w:val="00B577A1"/>
    <w:rsid w:val="00B57906"/>
    <w:rsid w:val="00B60352"/>
    <w:rsid w:val="00B60A76"/>
    <w:rsid w:val="00B60B38"/>
    <w:rsid w:val="00B60D77"/>
    <w:rsid w:val="00B61002"/>
    <w:rsid w:val="00B61BF1"/>
    <w:rsid w:val="00B62980"/>
    <w:rsid w:val="00B62D24"/>
    <w:rsid w:val="00B6377B"/>
    <w:rsid w:val="00B6399E"/>
    <w:rsid w:val="00B64590"/>
    <w:rsid w:val="00B6497A"/>
    <w:rsid w:val="00B6516C"/>
    <w:rsid w:val="00B659FA"/>
    <w:rsid w:val="00B67364"/>
    <w:rsid w:val="00B7000A"/>
    <w:rsid w:val="00B700F4"/>
    <w:rsid w:val="00B70B37"/>
    <w:rsid w:val="00B713C9"/>
    <w:rsid w:val="00B71629"/>
    <w:rsid w:val="00B716F0"/>
    <w:rsid w:val="00B7180A"/>
    <w:rsid w:val="00B718AB"/>
    <w:rsid w:val="00B71924"/>
    <w:rsid w:val="00B71BBF"/>
    <w:rsid w:val="00B71EE2"/>
    <w:rsid w:val="00B724EF"/>
    <w:rsid w:val="00B73252"/>
    <w:rsid w:val="00B73D90"/>
    <w:rsid w:val="00B74171"/>
    <w:rsid w:val="00B74302"/>
    <w:rsid w:val="00B743D3"/>
    <w:rsid w:val="00B74413"/>
    <w:rsid w:val="00B7495E"/>
    <w:rsid w:val="00B74D3E"/>
    <w:rsid w:val="00B74F98"/>
    <w:rsid w:val="00B7529F"/>
    <w:rsid w:val="00B75516"/>
    <w:rsid w:val="00B75692"/>
    <w:rsid w:val="00B75AA7"/>
    <w:rsid w:val="00B75E0B"/>
    <w:rsid w:val="00B75F50"/>
    <w:rsid w:val="00B76B68"/>
    <w:rsid w:val="00B76C0C"/>
    <w:rsid w:val="00B76CB2"/>
    <w:rsid w:val="00B7704B"/>
    <w:rsid w:val="00B77BCC"/>
    <w:rsid w:val="00B80163"/>
    <w:rsid w:val="00B80680"/>
    <w:rsid w:val="00B80AF2"/>
    <w:rsid w:val="00B81179"/>
    <w:rsid w:val="00B819E0"/>
    <w:rsid w:val="00B820C6"/>
    <w:rsid w:val="00B821F0"/>
    <w:rsid w:val="00B823D6"/>
    <w:rsid w:val="00B8284E"/>
    <w:rsid w:val="00B82B93"/>
    <w:rsid w:val="00B83D2E"/>
    <w:rsid w:val="00B83F80"/>
    <w:rsid w:val="00B8417A"/>
    <w:rsid w:val="00B846CE"/>
    <w:rsid w:val="00B857F4"/>
    <w:rsid w:val="00B85CED"/>
    <w:rsid w:val="00B86091"/>
    <w:rsid w:val="00B86ADF"/>
    <w:rsid w:val="00B86E74"/>
    <w:rsid w:val="00B86F8F"/>
    <w:rsid w:val="00B90C78"/>
    <w:rsid w:val="00B90E31"/>
    <w:rsid w:val="00B90ECB"/>
    <w:rsid w:val="00B90F49"/>
    <w:rsid w:val="00B91281"/>
    <w:rsid w:val="00B91659"/>
    <w:rsid w:val="00B919F2"/>
    <w:rsid w:val="00B920C4"/>
    <w:rsid w:val="00B92E71"/>
    <w:rsid w:val="00B9368E"/>
    <w:rsid w:val="00B939C7"/>
    <w:rsid w:val="00B93C53"/>
    <w:rsid w:val="00B94530"/>
    <w:rsid w:val="00B9488E"/>
    <w:rsid w:val="00B9498D"/>
    <w:rsid w:val="00B94B80"/>
    <w:rsid w:val="00B964E6"/>
    <w:rsid w:val="00B96D49"/>
    <w:rsid w:val="00B970EC"/>
    <w:rsid w:val="00B97566"/>
    <w:rsid w:val="00BA0437"/>
    <w:rsid w:val="00BA0614"/>
    <w:rsid w:val="00BA07C4"/>
    <w:rsid w:val="00BA1E6F"/>
    <w:rsid w:val="00BA29CF"/>
    <w:rsid w:val="00BA2CB4"/>
    <w:rsid w:val="00BA2D2F"/>
    <w:rsid w:val="00BA2DB4"/>
    <w:rsid w:val="00BA36E2"/>
    <w:rsid w:val="00BA3777"/>
    <w:rsid w:val="00BA3C60"/>
    <w:rsid w:val="00BA4519"/>
    <w:rsid w:val="00BA452A"/>
    <w:rsid w:val="00BA4C1F"/>
    <w:rsid w:val="00BA4CCF"/>
    <w:rsid w:val="00BA512F"/>
    <w:rsid w:val="00BA5553"/>
    <w:rsid w:val="00BA55DE"/>
    <w:rsid w:val="00BA56ED"/>
    <w:rsid w:val="00BA5B25"/>
    <w:rsid w:val="00BA5D25"/>
    <w:rsid w:val="00BA6428"/>
    <w:rsid w:val="00BA69F2"/>
    <w:rsid w:val="00BA6E69"/>
    <w:rsid w:val="00BB0467"/>
    <w:rsid w:val="00BB14C2"/>
    <w:rsid w:val="00BB1527"/>
    <w:rsid w:val="00BB1BEE"/>
    <w:rsid w:val="00BB2072"/>
    <w:rsid w:val="00BB3363"/>
    <w:rsid w:val="00BB39D3"/>
    <w:rsid w:val="00BB4140"/>
    <w:rsid w:val="00BB440F"/>
    <w:rsid w:val="00BB4718"/>
    <w:rsid w:val="00BB691B"/>
    <w:rsid w:val="00BB6B97"/>
    <w:rsid w:val="00BC0E61"/>
    <w:rsid w:val="00BC1325"/>
    <w:rsid w:val="00BC20B2"/>
    <w:rsid w:val="00BC29F2"/>
    <w:rsid w:val="00BC2A55"/>
    <w:rsid w:val="00BC2F8C"/>
    <w:rsid w:val="00BC3293"/>
    <w:rsid w:val="00BC3F84"/>
    <w:rsid w:val="00BC4192"/>
    <w:rsid w:val="00BC4D7C"/>
    <w:rsid w:val="00BC4ECE"/>
    <w:rsid w:val="00BC56B7"/>
    <w:rsid w:val="00BC58C1"/>
    <w:rsid w:val="00BC58DB"/>
    <w:rsid w:val="00BC6201"/>
    <w:rsid w:val="00BC662F"/>
    <w:rsid w:val="00BC73E4"/>
    <w:rsid w:val="00BC79CC"/>
    <w:rsid w:val="00BC7C7F"/>
    <w:rsid w:val="00BC7D60"/>
    <w:rsid w:val="00BD0B2F"/>
    <w:rsid w:val="00BD0BD4"/>
    <w:rsid w:val="00BD1945"/>
    <w:rsid w:val="00BD1B46"/>
    <w:rsid w:val="00BD228D"/>
    <w:rsid w:val="00BD27EB"/>
    <w:rsid w:val="00BD2998"/>
    <w:rsid w:val="00BD42E0"/>
    <w:rsid w:val="00BD43E0"/>
    <w:rsid w:val="00BD4922"/>
    <w:rsid w:val="00BD5506"/>
    <w:rsid w:val="00BD55DB"/>
    <w:rsid w:val="00BD6A95"/>
    <w:rsid w:val="00BD6EFB"/>
    <w:rsid w:val="00BD746B"/>
    <w:rsid w:val="00BD755D"/>
    <w:rsid w:val="00BD75BC"/>
    <w:rsid w:val="00BD7640"/>
    <w:rsid w:val="00BD7B2B"/>
    <w:rsid w:val="00BD7E52"/>
    <w:rsid w:val="00BE018A"/>
    <w:rsid w:val="00BE0739"/>
    <w:rsid w:val="00BE0E41"/>
    <w:rsid w:val="00BE1B2A"/>
    <w:rsid w:val="00BE21FA"/>
    <w:rsid w:val="00BE3BDC"/>
    <w:rsid w:val="00BE563A"/>
    <w:rsid w:val="00BE5A8D"/>
    <w:rsid w:val="00BE5F11"/>
    <w:rsid w:val="00BE6A17"/>
    <w:rsid w:val="00BE6CDB"/>
    <w:rsid w:val="00BE7AAD"/>
    <w:rsid w:val="00BE7C35"/>
    <w:rsid w:val="00BE7C7C"/>
    <w:rsid w:val="00BF0597"/>
    <w:rsid w:val="00BF060A"/>
    <w:rsid w:val="00BF084D"/>
    <w:rsid w:val="00BF0A30"/>
    <w:rsid w:val="00BF0F50"/>
    <w:rsid w:val="00BF14BD"/>
    <w:rsid w:val="00BF158D"/>
    <w:rsid w:val="00BF158E"/>
    <w:rsid w:val="00BF1CEE"/>
    <w:rsid w:val="00BF2BDE"/>
    <w:rsid w:val="00BF2D9A"/>
    <w:rsid w:val="00BF2F79"/>
    <w:rsid w:val="00BF323A"/>
    <w:rsid w:val="00BF32F3"/>
    <w:rsid w:val="00BF334B"/>
    <w:rsid w:val="00BF3711"/>
    <w:rsid w:val="00BF3D40"/>
    <w:rsid w:val="00BF3D93"/>
    <w:rsid w:val="00BF3EA5"/>
    <w:rsid w:val="00BF43F3"/>
    <w:rsid w:val="00BF47AE"/>
    <w:rsid w:val="00BF4916"/>
    <w:rsid w:val="00BF4B14"/>
    <w:rsid w:val="00BF549A"/>
    <w:rsid w:val="00BF6200"/>
    <w:rsid w:val="00BF65A0"/>
    <w:rsid w:val="00BF6B46"/>
    <w:rsid w:val="00BF6F56"/>
    <w:rsid w:val="00BF763C"/>
    <w:rsid w:val="00BF78E7"/>
    <w:rsid w:val="00BF7A30"/>
    <w:rsid w:val="00BF7A37"/>
    <w:rsid w:val="00C0110F"/>
    <w:rsid w:val="00C01764"/>
    <w:rsid w:val="00C02456"/>
    <w:rsid w:val="00C029CD"/>
    <w:rsid w:val="00C02D12"/>
    <w:rsid w:val="00C03067"/>
    <w:rsid w:val="00C043CC"/>
    <w:rsid w:val="00C0479A"/>
    <w:rsid w:val="00C04CB6"/>
    <w:rsid w:val="00C05469"/>
    <w:rsid w:val="00C05789"/>
    <w:rsid w:val="00C057B9"/>
    <w:rsid w:val="00C05F26"/>
    <w:rsid w:val="00C064EB"/>
    <w:rsid w:val="00C068D7"/>
    <w:rsid w:val="00C06A35"/>
    <w:rsid w:val="00C078D3"/>
    <w:rsid w:val="00C10AA3"/>
    <w:rsid w:val="00C10CCA"/>
    <w:rsid w:val="00C1113D"/>
    <w:rsid w:val="00C112EA"/>
    <w:rsid w:val="00C11CC6"/>
    <w:rsid w:val="00C11D4D"/>
    <w:rsid w:val="00C11E98"/>
    <w:rsid w:val="00C12358"/>
    <w:rsid w:val="00C12554"/>
    <w:rsid w:val="00C12917"/>
    <w:rsid w:val="00C134B2"/>
    <w:rsid w:val="00C14783"/>
    <w:rsid w:val="00C147ED"/>
    <w:rsid w:val="00C14D40"/>
    <w:rsid w:val="00C15684"/>
    <w:rsid w:val="00C15786"/>
    <w:rsid w:val="00C16993"/>
    <w:rsid w:val="00C16AB5"/>
    <w:rsid w:val="00C16F2B"/>
    <w:rsid w:val="00C17322"/>
    <w:rsid w:val="00C17442"/>
    <w:rsid w:val="00C178D2"/>
    <w:rsid w:val="00C17C43"/>
    <w:rsid w:val="00C17FC8"/>
    <w:rsid w:val="00C208DA"/>
    <w:rsid w:val="00C20D75"/>
    <w:rsid w:val="00C2109D"/>
    <w:rsid w:val="00C21285"/>
    <w:rsid w:val="00C2163E"/>
    <w:rsid w:val="00C21790"/>
    <w:rsid w:val="00C21CB8"/>
    <w:rsid w:val="00C2249B"/>
    <w:rsid w:val="00C228D5"/>
    <w:rsid w:val="00C22A75"/>
    <w:rsid w:val="00C22B7B"/>
    <w:rsid w:val="00C24C11"/>
    <w:rsid w:val="00C2519D"/>
    <w:rsid w:val="00C2531F"/>
    <w:rsid w:val="00C2562D"/>
    <w:rsid w:val="00C2580F"/>
    <w:rsid w:val="00C259E2"/>
    <w:rsid w:val="00C25F0B"/>
    <w:rsid w:val="00C26B6A"/>
    <w:rsid w:val="00C26D0F"/>
    <w:rsid w:val="00C304CE"/>
    <w:rsid w:val="00C30692"/>
    <w:rsid w:val="00C31E76"/>
    <w:rsid w:val="00C321FD"/>
    <w:rsid w:val="00C32577"/>
    <w:rsid w:val="00C328BB"/>
    <w:rsid w:val="00C32C45"/>
    <w:rsid w:val="00C32CEA"/>
    <w:rsid w:val="00C32EE7"/>
    <w:rsid w:val="00C333D8"/>
    <w:rsid w:val="00C3378A"/>
    <w:rsid w:val="00C34224"/>
    <w:rsid w:val="00C3425B"/>
    <w:rsid w:val="00C342A5"/>
    <w:rsid w:val="00C34BF3"/>
    <w:rsid w:val="00C34CF5"/>
    <w:rsid w:val="00C350C4"/>
    <w:rsid w:val="00C359C2"/>
    <w:rsid w:val="00C36E26"/>
    <w:rsid w:val="00C374F0"/>
    <w:rsid w:val="00C37811"/>
    <w:rsid w:val="00C40000"/>
    <w:rsid w:val="00C40278"/>
    <w:rsid w:val="00C4081E"/>
    <w:rsid w:val="00C40AEB"/>
    <w:rsid w:val="00C41C14"/>
    <w:rsid w:val="00C41DEC"/>
    <w:rsid w:val="00C42583"/>
    <w:rsid w:val="00C42A6D"/>
    <w:rsid w:val="00C42BD7"/>
    <w:rsid w:val="00C42CE0"/>
    <w:rsid w:val="00C43283"/>
    <w:rsid w:val="00C4338B"/>
    <w:rsid w:val="00C433F2"/>
    <w:rsid w:val="00C4355A"/>
    <w:rsid w:val="00C4398A"/>
    <w:rsid w:val="00C43FDC"/>
    <w:rsid w:val="00C4418D"/>
    <w:rsid w:val="00C44D68"/>
    <w:rsid w:val="00C44F13"/>
    <w:rsid w:val="00C44FC2"/>
    <w:rsid w:val="00C455BE"/>
    <w:rsid w:val="00C46E02"/>
    <w:rsid w:val="00C46F17"/>
    <w:rsid w:val="00C4756B"/>
    <w:rsid w:val="00C47F64"/>
    <w:rsid w:val="00C50266"/>
    <w:rsid w:val="00C504B4"/>
    <w:rsid w:val="00C5087A"/>
    <w:rsid w:val="00C50AB1"/>
    <w:rsid w:val="00C51ABE"/>
    <w:rsid w:val="00C52867"/>
    <w:rsid w:val="00C532B4"/>
    <w:rsid w:val="00C5383B"/>
    <w:rsid w:val="00C53BF2"/>
    <w:rsid w:val="00C54733"/>
    <w:rsid w:val="00C54BF7"/>
    <w:rsid w:val="00C556DB"/>
    <w:rsid w:val="00C56121"/>
    <w:rsid w:val="00C5661F"/>
    <w:rsid w:val="00C56F4B"/>
    <w:rsid w:val="00C574BB"/>
    <w:rsid w:val="00C57C29"/>
    <w:rsid w:val="00C57ED8"/>
    <w:rsid w:val="00C60154"/>
    <w:rsid w:val="00C60E06"/>
    <w:rsid w:val="00C6148E"/>
    <w:rsid w:val="00C61566"/>
    <w:rsid w:val="00C6159E"/>
    <w:rsid w:val="00C61DF5"/>
    <w:rsid w:val="00C620D2"/>
    <w:rsid w:val="00C6212C"/>
    <w:rsid w:val="00C6251A"/>
    <w:rsid w:val="00C62EF8"/>
    <w:rsid w:val="00C6304F"/>
    <w:rsid w:val="00C631F4"/>
    <w:rsid w:val="00C63423"/>
    <w:rsid w:val="00C63551"/>
    <w:rsid w:val="00C635F3"/>
    <w:rsid w:val="00C636C1"/>
    <w:rsid w:val="00C64179"/>
    <w:rsid w:val="00C642D3"/>
    <w:rsid w:val="00C6434F"/>
    <w:rsid w:val="00C64A1B"/>
    <w:rsid w:val="00C64C96"/>
    <w:rsid w:val="00C652AD"/>
    <w:rsid w:val="00C65ADF"/>
    <w:rsid w:val="00C65F44"/>
    <w:rsid w:val="00C667BC"/>
    <w:rsid w:val="00C6682F"/>
    <w:rsid w:val="00C672D2"/>
    <w:rsid w:val="00C67416"/>
    <w:rsid w:val="00C67CD8"/>
    <w:rsid w:val="00C70B21"/>
    <w:rsid w:val="00C70DD7"/>
    <w:rsid w:val="00C70E24"/>
    <w:rsid w:val="00C715B8"/>
    <w:rsid w:val="00C71892"/>
    <w:rsid w:val="00C71A9F"/>
    <w:rsid w:val="00C71C9E"/>
    <w:rsid w:val="00C72266"/>
    <w:rsid w:val="00C727BE"/>
    <w:rsid w:val="00C729CC"/>
    <w:rsid w:val="00C72F76"/>
    <w:rsid w:val="00C73317"/>
    <w:rsid w:val="00C73C1D"/>
    <w:rsid w:val="00C7592C"/>
    <w:rsid w:val="00C7607B"/>
    <w:rsid w:val="00C760D9"/>
    <w:rsid w:val="00C761B8"/>
    <w:rsid w:val="00C76DD5"/>
    <w:rsid w:val="00C76FF2"/>
    <w:rsid w:val="00C7765B"/>
    <w:rsid w:val="00C77A7B"/>
    <w:rsid w:val="00C77CEA"/>
    <w:rsid w:val="00C77E9C"/>
    <w:rsid w:val="00C77EFD"/>
    <w:rsid w:val="00C8019C"/>
    <w:rsid w:val="00C80922"/>
    <w:rsid w:val="00C81068"/>
    <w:rsid w:val="00C81C93"/>
    <w:rsid w:val="00C81D97"/>
    <w:rsid w:val="00C81DB4"/>
    <w:rsid w:val="00C826AC"/>
    <w:rsid w:val="00C828B2"/>
    <w:rsid w:val="00C82DF3"/>
    <w:rsid w:val="00C83C2F"/>
    <w:rsid w:val="00C842A9"/>
    <w:rsid w:val="00C84B95"/>
    <w:rsid w:val="00C84D84"/>
    <w:rsid w:val="00C854B7"/>
    <w:rsid w:val="00C858F0"/>
    <w:rsid w:val="00C859EC"/>
    <w:rsid w:val="00C85A3A"/>
    <w:rsid w:val="00C85A48"/>
    <w:rsid w:val="00C863CF"/>
    <w:rsid w:val="00C86423"/>
    <w:rsid w:val="00C86E32"/>
    <w:rsid w:val="00C87077"/>
    <w:rsid w:val="00C873B2"/>
    <w:rsid w:val="00C8743D"/>
    <w:rsid w:val="00C87470"/>
    <w:rsid w:val="00C879C0"/>
    <w:rsid w:val="00C9113D"/>
    <w:rsid w:val="00C917E5"/>
    <w:rsid w:val="00C91F9B"/>
    <w:rsid w:val="00C92689"/>
    <w:rsid w:val="00C93B94"/>
    <w:rsid w:val="00C93C38"/>
    <w:rsid w:val="00C944ED"/>
    <w:rsid w:val="00C94748"/>
    <w:rsid w:val="00C9477E"/>
    <w:rsid w:val="00C947CA"/>
    <w:rsid w:val="00C94CB5"/>
    <w:rsid w:val="00C95222"/>
    <w:rsid w:val="00C95ACC"/>
    <w:rsid w:val="00C9620A"/>
    <w:rsid w:val="00C96497"/>
    <w:rsid w:val="00C9743F"/>
    <w:rsid w:val="00C97CBE"/>
    <w:rsid w:val="00CA0D8A"/>
    <w:rsid w:val="00CA0E35"/>
    <w:rsid w:val="00CA0E92"/>
    <w:rsid w:val="00CA153C"/>
    <w:rsid w:val="00CA1A6D"/>
    <w:rsid w:val="00CA1B12"/>
    <w:rsid w:val="00CA1B88"/>
    <w:rsid w:val="00CA1D16"/>
    <w:rsid w:val="00CA2420"/>
    <w:rsid w:val="00CA2962"/>
    <w:rsid w:val="00CA2EB5"/>
    <w:rsid w:val="00CA3143"/>
    <w:rsid w:val="00CA3579"/>
    <w:rsid w:val="00CA36D8"/>
    <w:rsid w:val="00CA4483"/>
    <w:rsid w:val="00CA475D"/>
    <w:rsid w:val="00CA4F4E"/>
    <w:rsid w:val="00CA54D5"/>
    <w:rsid w:val="00CA557B"/>
    <w:rsid w:val="00CA58A8"/>
    <w:rsid w:val="00CA5C9B"/>
    <w:rsid w:val="00CA5D9D"/>
    <w:rsid w:val="00CA5E32"/>
    <w:rsid w:val="00CA5FF9"/>
    <w:rsid w:val="00CA6222"/>
    <w:rsid w:val="00CA6499"/>
    <w:rsid w:val="00CA66BB"/>
    <w:rsid w:val="00CA68CF"/>
    <w:rsid w:val="00CA7C43"/>
    <w:rsid w:val="00CB014F"/>
    <w:rsid w:val="00CB0218"/>
    <w:rsid w:val="00CB0510"/>
    <w:rsid w:val="00CB0664"/>
    <w:rsid w:val="00CB0A62"/>
    <w:rsid w:val="00CB1B7D"/>
    <w:rsid w:val="00CB1F34"/>
    <w:rsid w:val="00CB2472"/>
    <w:rsid w:val="00CB2893"/>
    <w:rsid w:val="00CB2AEC"/>
    <w:rsid w:val="00CB31D8"/>
    <w:rsid w:val="00CB3ABF"/>
    <w:rsid w:val="00CB54D5"/>
    <w:rsid w:val="00CB5642"/>
    <w:rsid w:val="00CB5E9B"/>
    <w:rsid w:val="00CB7124"/>
    <w:rsid w:val="00CB73A2"/>
    <w:rsid w:val="00CC01C5"/>
    <w:rsid w:val="00CC0375"/>
    <w:rsid w:val="00CC11E7"/>
    <w:rsid w:val="00CC130C"/>
    <w:rsid w:val="00CC1556"/>
    <w:rsid w:val="00CC17E1"/>
    <w:rsid w:val="00CC1C9D"/>
    <w:rsid w:val="00CC22F6"/>
    <w:rsid w:val="00CC2701"/>
    <w:rsid w:val="00CC27A8"/>
    <w:rsid w:val="00CC28D2"/>
    <w:rsid w:val="00CC29C4"/>
    <w:rsid w:val="00CC2D32"/>
    <w:rsid w:val="00CC2EC0"/>
    <w:rsid w:val="00CC3EF6"/>
    <w:rsid w:val="00CC40FB"/>
    <w:rsid w:val="00CC43B9"/>
    <w:rsid w:val="00CC6179"/>
    <w:rsid w:val="00CC6302"/>
    <w:rsid w:val="00CC6798"/>
    <w:rsid w:val="00CC6B6A"/>
    <w:rsid w:val="00CC6C5E"/>
    <w:rsid w:val="00CC6CCE"/>
    <w:rsid w:val="00CC6D3A"/>
    <w:rsid w:val="00CC74C3"/>
    <w:rsid w:val="00CD002B"/>
    <w:rsid w:val="00CD02FC"/>
    <w:rsid w:val="00CD0BDD"/>
    <w:rsid w:val="00CD0F8B"/>
    <w:rsid w:val="00CD12EF"/>
    <w:rsid w:val="00CD2329"/>
    <w:rsid w:val="00CD2734"/>
    <w:rsid w:val="00CD2CEA"/>
    <w:rsid w:val="00CD338D"/>
    <w:rsid w:val="00CD36B6"/>
    <w:rsid w:val="00CD36CD"/>
    <w:rsid w:val="00CD3926"/>
    <w:rsid w:val="00CD4762"/>
    <w:rsid w:val="00CD5138"/>
    <w:rsid w:val="00CD5851"/>
    <w:rsid w:val="00CD5FE4"/>
    <w:rsid w:val="00CD6616"/>
    <w:rsid w:val="00CD71BA"/>
    <w:rsid w:val="00CD7DBD"/>
    <w:rsid w:val="00CE00C1"/>
    <w:rsid w:val="00CE1147"/>
    <w:rsid w:val="00CE139C"/>
    <w:rsid w:val="00CE20BD"/>
    <w:rsid w:val="00CE2316"/>
    <w:rsid w:val="00CE255F"/>
    <w:rsid w:val="00CE28FF"/>
    <w:rsid w:val="00CE2BF9"/>
    <w:rsid w:val="00CE3FC6"/>
    <w:rsid w:val="00CE4630"/>
    <w:rsid w:val="00CE47C2"/>
    <w:rsid w:val="00CE4BB7"/>
    <w:rsid w:val="00CE54FF"/>
    <w:rsid w:val="00CE58FB"/>
    <w:rsid w:val="00CE5F2D"/>
    <w:rsid w:val="00CF002C"/>
    <w:rsid w:val="00CF073F"/>
    <w:rsid w:val="00CF1591"/>
    <w:rsid w:val="00CF1D31"/>
    <w:rsid w:val="00CF1F1F"/>
    <w:rsid w:val="00CF2573"/>
    <w:rsid w:val="00CF268C"/>
    <w:rsid w:val="00CF2709"/>
    <w:rsid w:val="00CF28E9"/>
    <w:rsid w:val="00CF29AA"/>
    <w:rsid w:val="00CF3689"/>
    <w:rsid w:val="00CF4018"/>
    <w:rsid w:val="00CF41B4"/>
    <w:rsid w:val="00CF4DD6"/>
    <w:rsid w:val="00CF598E"/>
    <w:rsid w:val="00CF5A32"/>
    <w:rsid w:val="00CF5A65"/>
    <w:rsid w:val="00CF6731"/>
    <w:rsid w:val="00CF6936"/>
    <w:rsid w:val="00CF707D"/>
    <w:rsid w:val="00CF7362"/>
    <w:rsid w:val="00CF78FB"/>
    <w:rsid w:val="00CF7E79"/>
    <w:rsid w:val="00D0095A"/>
    <w:rsid w:val="00D015EF"/>
    <w:rsid w:val="00D018B4"/>
    <w:rsid w:val="00D0264C"/>
    <w:rsid w:val="00D0291F"/>
    <w:rsid w:val="00D02E71"/>
    <w:rsid w:val="00D03369"/>
    <w:rsid w:val="00D03378"/>
    <w:rsid w:val="00D03412"/>
    <w:rsid w:val="00D035DC"/>
    <w:rsid w:val="00D04DB8"/>
    <w:rsid w:val="00D051BB"/>
    <w:rsid w:val="00D05270"/>
    <w:rsid w:val="00D06164"/>
    <w:rsid w:val="00D065A1"/>
    <w:rsid w:val="00D10AA6"/>
    <w:rsid w:val="00D10AAB"/>
    <w:rsid w:val="00D10D7B"/>
    <w:rsid w:val="00D11123"/>
    <w:rsid w:val="00D11D46"/>
    <w:rsid w:val="00D12AAF"/>
    <w:rsid w:val="00D12F25"/>
    <w:rsid w:val="00D13B48"/>
    <w:rsid w:val="00D13B7B"/>
    <w:rsid w:val="00D13CEB"/>
    <w:rsid w:val="00D13E38"/>
    <w:rsid w:val="00D13EE1"/>
    <w:rsid w:val="00D1459C"/>
    <w:rsid w:val="00D14675"/>
    <w:rsid w:val="00D14917"/>
    <w:rsid w:val="00D14A41"/>
    <w:rsid w:val="00D14BE3"/>
    <w:rsid w:val="00D15248"/>
    <w:rsid w:val="00D15700"/>
    <w:rsid w:val="00D15710"/>
    <w:rsid w:val="00D158B4"/>
    <w:rsid w:val="00D15AB5"/>
    <w:rsid w:val="00D16BCC"/>
    <w:rsid w:val="00D16D84"/>
    <w:rsid w:val="00D172D9"/>
    <w:rsid w:val="00D17DA7"/>
    <w:rsid w:val="00D17F2F"/>
    <w:rsid w:val="00D20DEA"/>
    <w:rsid w:val="00D21D51"/>
    <w:rsid w:val="00D22228"/>
    <w:rsid w:val="00D22ADC"/>
    <w:rsid w:val="00D23885"/>
    <w:rsid w:val="00D24354"/>
    <w:rsid w:val="00D24681"/>
    <w:rsid w:val="00D2489F"/>
    <w:rsid w:val="00D24B51"/>
    <w:rsid w:val="00D24F1B"/>
    <w:rsid w:val="00D2505B"/>
    <w:rsid w:val="00D26707"/>
    <w:rsid w:val="00D26A3B"/>
    <w:rsid w:val="00D26C9D"/>
    <w:rsid w:val="00D27175"/>
    <w:rsid w:val="00D27714"/>
    <w:rsid w:val="00D30617"/>
    <w:rsid w:val="00D30802"/>
    <w:rsid w:val="00D30C0E"/>
    <w:rsid w:val="00D30E1B"/>
    <w:rsid w:val="00D30EC8"/>
    <w:rsid w:val="00D31DB9"/>
    <w:rsid w:val="00D3213B"/>
    <w:rsid w:val="00D3287A"/>
    <w:rsid w:val="00D32BD5"/>
    <w:rsid w:val="00D33506"/>
    <w:rsid w:val="00D33605"/>
    <w:rsid w:val="00D33A02"/>
    <w:rsid w:val="00D34452"/>
    <w:rsid w:val="00D34480"/>
    <w:rsid w:val="00D34CA1"/>
    <w:rsid w:val="00D34FCA"/>
    <w:rsid w:val="00D35950"/>
    <w:rsid w:val="00D35D3B"/>
    <w:rsid w:val="00D362C9"/>
    <w:rsid w:val="00D369C0"/>
    <w:rsid w:val="00D36DEB"/>
    <w:rsid w:val="00D3759A"/>
    <w:rsid w:val="00D3760F"/>
    <w:rsid w:val="00D37F52"/>
    <w:rsid w:val="00D407AC"/>
    <w:rsid w:val="00D41BA6"/>
    <w:rsid w:val="00D43256"/>
    <w:rsid w:val="00D44479"/>
    <w:rsid w:val="00D44AF5"/>
    <w:rsid w:val="00D453F4"/>
    <w:rsid w:val="00D45DCF"/>
    <w:rsid w:val="00D45FED"/>
    <w:rsid w:val="00D46B49"/>
    <w:rsid w:val="00D470CE"/>
    <w:rsid w:val="00D47481"/>
    <w:rsid w:val="00D4759C"/>
    <w:rsid w:val="00D47E6A"/>
    <w:rsid w:val="00D504B9"/>
    <w:rsid w:val="00D50599"/>
    <w:rsid w:val="00D50847"/>
    <w:rsid w:val="00D50EAB"/>
    <w:rsid w:val="00D510D5"/>
    <w:rsid w:val="00D51118"/>
    <w:rsid w:val="00D51ADB"/>
    <w:rsid w:val="00D52E69"/>
    <w:rsid w:val="00D53124"/>
    <w:rsid w:val="00D53BDA"/>
    <w:rsid w:val="00D53E78"/>
    <w:rsid w:val="00D53F64"/>
    <w:rsid w:val="00D548A0"/>
    <w:rsid w:val="00D54A42"/>
    <w:rsid w:val="00D5520F"/>
    <w:rsid w:val="00D5543C"/>
    <w:rsid w:val="00D5569F"/>
    <w:rsid w:val="00D55AE8"/>
    <w:rsid w:val="00D55EFE"/>
    <w:rsid w:val="00D560E8"/>
    <w:rsid w:val="00D561AC"/>
    <w:rsid w:val="00D56E03"/>
    <w:rsid w:val="00D56E0F"/>
    <w:rsid w:val="00D57D6E"/>
    <w:rsid w:val="00D57FD3"/>
    <w:rsid w:val="00D600E3"/>
    <w:rsid w:val="00D60828"/>
    <w:rsid w:val="00D60858"/>
    <w:rsid w:val="00D60936"/>
    <w:rsid w:val="00D61273"/>
    <w:rsid w:val="00D616E1"/>
    <w:rsid w:val="00D61C91"/>
    <w:rsid w:val="00D625B9"/>
    <w:rsid w:val="00D629E1"/>
    <w:rsid w:val="00D62E5D"/>
    <w:rsid w:val="00D63082"/>
    <w:rsid w:val="00D64092"/>
    <w:rsid w:val="00D64114"/>
    <w:rsid w:val="00D642CA"/>
    <w:rsid w:val="00D649CB"/>
    <w:rsid w:val="00D64B9C"/>
    <w:rsid w:val="00D653F9"/>
    <w:rsid w:val="00D66915"/>
    <w:rsid w:val="00D66C10"/>
    <w:rsid w:val="00D6759B"/>
    <w:rsid w:val="00D6782F"/>
    <w:rsid w:val="00D67EEC"/>
    <w:rsid w:val="00D70019"/>
    <w:rsid w:val="00D70542"/>
    <w:rsid w:val="00D70C28"/>
    <w:rsid w:val="00D71256"/>
    <w:rsid w:val="00D71E95"/>
    <w:rsid w:val="00D72471"/>
    <w:rsid w:val="00D728BD"/>
    <w:rsid w:val="00D72A81"/>
    <w:rsid w:val="00D72AE5"/>
    <w:rsid w:val="00D73157"/>
    <w:rsid w:val="00D73B29"/>
    <w:rsid w:val="00D73C31"/>
    <w:rsid w:val="00D73F7B"/>
    <w:rsid w:val="00D74280"/>
    <w:rsid w:val="00D753B8"/>
    <w:rsid w:val="00D75827"/>
    <w:rsid w:val="00D75B75"/>
    <w:rsid w:val="00D75C50"/>
    <w:rsid w:val="00D75D4B"/>
    <w:rsid w:val="00D75F90"/>
    <w:rsid w:val="00D766FF"/>
    <w:rsid w:val="00D76D26"/>
    <w:rsid w:val="00D76ED3"/>
    <w:rsid w:val="00D77726"/>
    <w:rsid w:val="00D80256"/>
    <w:rsid w:val="00D80E70"/>
    <w:rsid w:val="00D8113B"/>
    <w:rsid w:val="00D8164A"/>
    <w:rsid w:val="00D82335"/>
    <w:rsid w:val="00D8260E"/>
    <w:rsid w:val="00D83D36"/>
    <w:rsid w:val="00D83DE4"/>
    <w:rsid w:val="00D841FA"/>
    <w:rsid w:val="00D847F5"/>
    <w:rsid w:val="00D84E56"/>
    <w:rsid w:val="00D8509A"/>
    <w:rsid w:val="00D854A0"/>
    <w:rsid w:val="00D85FD4"/>
    <w:rsid w:val="00D86231"/>
    <w:rsid w:val="00D870EF"/>
    <w:rsid w:val="00D8747E"/>
    <w:rsid w:val="00D8759F"/>
    <w:rsid w:val="00D900C2"/>
    <w:rsid w:val="00D9062F"/>
    <w:rsid w:val="00D90A26"/>
    <w:rsid w:val="00D90AF6"/>
    <w:rsid w:val="00D91012"/>
    <w:rsid w:val="00D913F8"/>
    <w:rsid w:val="00D914FA"/>
    <w:rsid w:val="00D91FC0"/>
    <w:rsid w:val="00D920F1"/>
    <w:rsid w:val="00D92356"/>
    <w:rsid w:val="00D929C4"/>
    <w:rsid w:val="00D92D94"/>
    <w:rsid w:val="00D931F4"/>
    <w:rsid w:val="00D94454"/>
    <w:rsid w:val="00D9466A"/>
    <w:rsid w:val="00D94F9F"/>
    <w:rsid w:val="00D959C4"/>
    <w:rsid w:val="00D95ACE"/>
    <w:rsid w:val="00D96070"/>
    <w:rsid w:val="00D96AB7"/>
    <w:rsid w:val="00D97647"/>
    <w:rsid w:val="00D97867"/>
    <w:rsid w:val="00D97CCB"/>
    <w:rsid w:val="00DA0B3F"/>
    <w:rsid w:val="00DA1057"/>
    <w:rsid w:val="00DA11A1"/>
    <w:rsid w:val="00DA13CE"/>
    <w:rsid w:val="00DA1B8E"/>
    <w:rsid w:val="00DA1C48"/>
    <w:rsid w:val="00DA2104"/>
    <w:rsid w:val="00DA2984"/>
    <w:rsid w:val="00DA34CE"/>
    <w:rsid w:val="00DA3681"/>
    <w:rsid w:val="00DA374D"/>
    <w:rsid w:val="00DA3C64"/>
    <w:rsid w:val="00DA3E3B"/>
    <w:rsid w:val="00DA40EF"/>
    <w:rsid w:val="00DA40FC"/>
    <w:rsid w:val="00DA4204"/>
    <w:rsid w:val="00DA441A"/>
    <w:rsid w:val="00DA449A"/>
    <w:rsid w:val="00DA4850"/>
    <w:rsid w:val="00DA4C59"/>
    <w:rsid w:val="00DA4D16"/>
    <w:rsid w:val="00DA58C6"/>
    <w:rsid w:val="00DA6032"/>
    <w:rsid w:val="00DA62CB"/>
    <w:rsid w:val="00DA667C"/>
    <w:rsid w:val="00DA77FC"/>
    <w:rsid w:val="00DA7F7B"/>
    <w:rsid w:val="00DA7FFA"/>
    <w:rsid w:val="00DB0171"/>
    <w:rsid w:val="00DB064E"/>
    <w:rsid w:val="00DB08B3"/>
    <w:rsid w:val="00DB0B38"/>
    <w:rsid w:val="00DB0DF0"/>
    <w:rsid w:val="00DB0F5D"/>
    <w:rsid w:val="00DB1777"/>
    <w:rsid w:val="00DB1BCD"/>
    <w:rsid w:val="00DB1F1C"/>
    <w:rsid w:val="00DB2502"/>
    <w:rsid w:val="00DB2F5D"/>
    <w:rsid w:val="00DB2FE5"/>
    <w:rsid w:val="00DB3685"/>
    <w:rsid w:val="00DB39B1"/>
    <w:rsid w:val="00DB4011"/>
    <w:rsid w:val="00DB4B34"/>
    <w:rsid w:val="00DB533B"/>
    <w:rsid w:val="00DB6656"/>
    <w:rsid w:val="00DB66C1"/>
    <w:rsid w:val="00DB69EC"/>
    <w:rsid w:val="00DB723C"/>
    <w:rsid w:val="00DB7800"/>
    <w:rsid w:val="00DC0C21"/>
    <w:rsid w:val="00DC0C40"/>
    <w:rsid w:val="00DC1395"/>
    <w:rsid w:val="00DC1D3B"/>
    <w:rsid w:val="00DC2B01"/>
    <w:rsid w:val="00DC3005"/>
    <w:rsid w:val="00DC3164"/>
    <w:rsid w:val="00DC3D64"/>
    <w:rsid w:val="00DC63D8"/>
    <w:rsid w:val="00DC6561"/>
    <w:rsid w:val="00DC65FA"/>
    <w:rsid w:val="00DC6849"/>
    <w:rsid w:val="00DC705C"/>
    <w:rsid w:val="00DC73DA"/>
    <w:rsid w:val="00DD0C54"/>
    <w:rsid w:val="00DD0E4D"/>
    <w:rsid w:val="00DD0FB9"/>
    <w:rsid w:val="00DD1016"/>
    <w:rsid w:val="00DD160A"/>
    <w:rsid w:val="00DD19E7"/>
    <w:rsid w:val="00DD1DD2"/>
    <w:rsid w:val="00DD2090"/>
    <w:rsid w:val="00DD25CF"/>
    <w:rsid w:val="00DD26D8"/>
    <w:rsid w:val="00DD4932"/>
    <w:rsid w:val="00DD57C5"/>
    <w:rsid w:val="00DD6852"/>
    <w:rsid w:val="00DD7AE7"/>
    <w:rsid w:val="00DD7B2F"/>
    <w:rsid w:val="00DE06D9"/>
    <w:rsid w:val="00DE070D"/>
    <w:rsid w:val="00DE0936"/>
    <w:rsid w:val="00DE0B01"/>
    <w:rsid w:val="00DE0B49"/>
    <w:rsid w:val="00DE0BF5"/>
    <w:rsid w:val="00DE1212"/>
    <w:rsid w:val="00DE164D"/>
    <w:rsid w:val="00DE16E8"/>
    <w:rsid w:val="00DE1D4D"/>
    <w:rsid w:val="00DE3640"/>
    <w:rsid w:val="00DE4C6B"/>
    <w:rsid w:val="00DE5306"/>
    <w:rsid w:val="00DE539B"/>
    <w:rsid w:val="00DE58F0"/>
    <w:rsid w:val="00DE64DD"/>
    <w:rsid w:val="00DE69E4"/>
    <w:rsid w:val="00DE6A97"/>
    <w:rsid w:val="00DE6F3A"/>
    <w:rsid w:val="00DE6F98"/>
    <w:rsid w:val="00DE7C6D"/>
    <w:rsid w:val="00DE7E84"/>
    <w:rsid w:val="00DF02A9"/>
    <w:rsid w:val="00DF15E9"/>
    <w:rsid w:val="00DF189A"/>
    <w:rsid w:val="00DF31E6"/>
    <w:rsid w:val="00DF342E"/>
    <w:rsid w:val="00DF3461"/>
    <w:rsid w:val="00DF3E49"/>
    <w:rsid w:val="00DF3F27"/>
    <w:rsid w:val="00DF4292"/>
    <w:rsid w:val="00DF44DF"/>
    <w:rsid w:val="00DF53C0"/>
    <w:rsid w:val="00DF69ED"/>
    <w:rsid w:val="00DF6B6D"/>
    <w:rsid w:val="00DF7183"/>
    <w:rsid w:val="00DF7363"/>
    <w:rsid w:val="00E005FA"/>
    <w:rsid w:val="00E006EE"/>
    <w:rsid w:val="00E0083C"/>
    <w:rsid w:val="00E00F7C"/>
    <w:rsid w:val="00E02066"/>
    <w:rsid w:val="00E028C3"/>
    <w:rsid w:val="00E02EB3"/>
    <w:rsid w:val="00E02FA5"/>
    <w:rsid w:val="00E03BDC"/>
    <w:rsid w:val="00E04774"/>
    <w:rsid w:val="00E04892"/>
    <w:rsid w:val="00E05825"/>
    <w:rsid w:val="00E05935"/>
    <w:rsid w:val="00E05FA3"/>
    <w:rsid w:val="00E06077"/>
    <w:rsid w:val="00E06ECD"/>
    <w:rsid w:val="00E0726B"/>
    <w:rsid w:val="00E07F94"/>
    <w:rsid w:val="00E1008D"/>
    <w:rsid w:val="00E10456"/>
    <w:rsid w:val="00E104B8"/>
    <w:rsid w:val="00E10EA4"/>
    <w:rsid w:val="00E11021"/>
    <w:rsid w:val="00E110F3"/>
    <w:rsid w:val="00E114C0"/>
    <w:rsid w:val="00E11EB8"/>
    <w:rsid w:val="00E12539"/>
    <w:rsid w:val="00E12A76"/>
    <w:rsid w:val="00E12CCA"/>
    <w:rsid w:val="00E12DCE"/>
    <w:rsid w:val="00E13350"/>
    <w:rsid w:val="00E13B60"/>
    <w:rsid w:val="00E13B8E"/>
    <w:rsid w:val="00E14010"/>
    <w:rsid w:val="00E147F1"/>
    <w:rsid w:val="00E149DC"/>
    <w:rsid w:val="00E14F03"/>
    <w:rsid w:val="00E15DBD"/>
    <w:rsid w:val="00E160C2"/>
    <w:rsid w:val="00E16440"/>
    <w:rsid w:val="00E1667C"/>
    <w:rsid w:val="00E1713A"/>
    <w:rsid w:val="00E172EC"/>
    <w:rsid w:val="00E17703"/>
    <w:rsid w:val="00E179AC"/>
    <w:rsid w:val="00E17D5D"/>
    <w:rsid w:val="00E211CE"/>
    <w:rsid w:val="00E21483"/>
    <w:rsid w:val="00E21A05"/>
    <w:rsid w:val="00E21BF9"/>
    <w:rsid w:val="00E220CF"/>
    <w:rsid w:val="00E2230D"/>
    <w:rsid w:val="00E22ABE"/>
    <w:rsid w:val="00E22AC1"/>
    <w:rsid w:val="00E22BCF"/>
    <w:rsid w:val="00E23151"/>
    <w:rsid w:val="00E2446B"/>
    <w:rsid w:val="00E24571"/>
    <w:rsid w:val="00E24574"/>
    <w:rsid w:val="00E24B69"/>
    <w:rsid w:val="00E258F6"/>
    <w:rsid w:val="00E261E3"/>
    <w:rsid w:val="00E27030"/>
    <w:rsid w:val="00E27C90"/>
    <w:rsid w:val="00E30019"/>
    <w:rsid w:val="00E30395"/>
    <w:rsid w:val="00E308BB"/>
    <w:rsid w:val="00E31A6E"/>
    <w:rsid w:val="00E31AF8"/>
    <w:rsid w:val="00E31E2D"/>
    <w:rsid w:val="00E32962"/>
    <w:rsid w:val="00E32CC2"/>
    <w:rsid w:val="00E32F2C"/>
    <w:rsid w:val="00E338BA"/>
    <w:rsid w:val="00E33D61"/>
    <w:rsid w:val="00E33F07"/>
    <w:rsid w:val="00E344BF"/>
    <w:rsid w:val="00E34740"/>
    <w:rsid w:val="00E34A94"/>
    <w:rsid w:val="00E34CCD"/>
    <w:rsid w:val="00E34D79"/>
    <w:rsid w:val="00E3509D"/>
    <w:rsid w:val="00E35E94"/>
    <w:rsid w:val="00E361BE"/>
    <w:rsid w:val="00E36CF8"/>
    <w:rsid w:val="00E400D5"/>
    <w:rsid w:val="00E405E1"/>
    <w:rsid w:val="00E40AD1"/>
    <w:rsid w:val="00E40FA1"/>
    <w:rsid w:val="00E41408"/>
    <w:rsid w:val="00E41442"/>
    <w:rsid w:val="00E41527"/>
    <w:rsid w:val="00E41CC8"/>
    <w:rsid w:val="00E4233B"/>
    <w:rsid w:val="00E42776"/>
    <w:rsid w:val="00E42909"/>
    <w:rsid w:val="00E42C3D"/>
    <w:rsid w:val="00E436B1"/>
    <w:rsid w:val="00E43D06"/>
    <w:rsid w:val="00E44D2F"/>
    <w:rsid w:val="00E46770"/>
    <w:rsid w:val="00E46976"/>
    <w:rsid w:val="00E46EC4"/>
    <w:rsid w:val="00E47AED"/>
    <w:rsid w:val="00E50356"/>
    <w:rsid w:val="00E505B9"/>
    <w:rsid w:val="00E5068E"/>
    <w:rsid w:val="00E50751"/>
    <w:rsid w:val="00E50AC3"/>
    <w:rsid w:val="00E50BB0"/>
    <w:rsid w:val="00E50BFA"/>
    <w:rsid w:val="00E51155"/>
    <w:rsid w:val="00E51CC1"/>
    <w:rsid w:val="00E51D07"/>
    <w:rsid w:val="00E51F5A"/>
    <w:rsid w:val="00E51F95"/>
    <w:rsid w:val="00E53620"/>
    <w:rsid w:val="00E53821"/>
    <w:rsid w:val="00E54169"/>
    <w:rsid w:val="00E555FB"/>
    <w:rsid w:val="00E56795"/>
    <w:rsid w:val="00E56A53"/>
    <w:rsid w:val="00E57106"/>
    <w:rsid w:val="00E572EA"/>
    <w:rsid w:val="00E57B63"/>
    <w:rsid w:val="00E60C8B"/>
    <w:rsid w:val="00E615B2"/>
    <w:rsid w:val="00E615BD"/>
    <w:rsid w:val="00E61C3C"/>
    <w:rsid w:val="00E61D94"/>
    <w:rsid w:val="00E6235D"/>
    <w:rsid w:val="00E623EB"/>
    <w:rsid w:val="00E62612"/>
    <w:rsid w:val="00E62BC2"/>
    <w:rsid w:val="00E62CD1"/>
    <w:rsid w:val="00E62F26"/>
    <w:rsid w:val="00E63A26"/>
    <w:rsid w:val="00E6417B"/>
    <w:rsid w:val="00E643C7"/>
    <w:rsid w:val="00E64620"/>
    <w:rsid w:val="00E64B79"/>
    <w:rsid w:val="00E64DD0"/>
    <w:rsid w:val="00E65CB8"/>
    <w:rsid w:val="00E661CF"/>
    <w:rsid w:val="00E6695A"/>
    <w:rsid w:val="00E67085"/>
    <w:rsid w:val="00E67660"/>
    <w:rsid w:val="00E70690"/>
    <w:rsid w:val="00E7081C"/>
    <w:rsid w:val="00E70850"/>
    <w:rsid w:val="00E716BD"/>
    <w:rsid w:val="00E71B2D"/>
    <w:rsid w:val="00E7289F"/>
    <w:rsid w:val="00E72DE6"/>
    <w:rsid w:val="00E736EC"/>
    <w:rsid w:val="00E739BF"/>
    <w:rsid w:val="00E73BBA"/>
    <w:rsid w:val="00E73FC1"/>
    <w:rsid w:val="00E743CA"/>
    <w:rsid w:val="00E744D9"/>
    <w:rsid w:val="00E74B53"/>
    <w:rsid w:val="00E74D18"/>
    <w:rsid w:val="00E750E9"/>
    <w:rsid w:val="00E75798"/>
    <w:rsid w:val="00E76009"/>
    <w:rsid w:val="00E7614E"/>
    <w:rsid w:val="00E77667"/>
    <w:rsid w:val="00E77ADB"/>
    <w:rsid w:val="00E8095B"/>
    <w:rsid w:val="00E80EF9"/>
    <w:rsid w:val="00E8199E"/>
    <w:rsid w:val="00E819D0"/>
    <w:rsid w:val="00E81A5D"/>
    <w:rsid w:val="00E81B4E"/>
    <w:rsid w:val="00E82502"/>
    <w:rsid w:val="00E82643"/>
    <w:rsid w:val="00E83F98"/>
    <w:rsid w:val="00E841E2"/>
    <w:rsid w:val="00E848E3"/>
    <w:rsid w:val="00E848F7"/>
    <w:rsid w:val="00E849A1"/>
    <w:rsid w:val="00E85241"/>
    <w:rsid w:val="00E856CC"/>
    <w:rsid w:val="00E85876"/>
    <w:rsid w:val="00E8676C"/>
    <w:rsid w:val="00E86AD3"/>
    <w:rsid w:val="00E87588"/>
    <w:rsid w:val="00E87D44"/>
    <w:rsid w:val="00E87F86"/>
    <w:rsid w:val="00E901A7"/>
    <w:rsid w:val="00E90202"/>
    <w:rsid w:val="00E90A27"/>
    <w:rsid w:val="00E90A71"/>
    <w:rsid w:val="00E9150A"/>
    <w:rsid w:val="00E91C8B"/>
    <w:rsid w:val="00E921A8"/>
    <w:rsid w:val="00E92A60"/>
    <w:rsid w:val="00E93F9E"/>
    <w:rsid w:val="00E9415B"/>
    <w:rsid w:val="00E94768"/>
    <w:rsid w:val="00E9483E"/>
    <w:rsid w:val="00E94ACA"/>
    <w:rsid w:val="00E954E8"/>
    <w:rsid w:val="00E95617"/>
    <w:rsid w:val="00E95830"/>
    <w:rsid w:val="00E97B30"/>
    <w:rsid w:val="00E97D61"/>
    <w:rsid w:val="00EA11B3"/>
    <w:rsid w:val="00EA1A34"/>
    <w:rsid w:val="00EA1E58"/>
    <w:rsid w:val="00EA1F52"/>
    <w:rsid w:val="00EA20EC"/>
    <w:rsid w:val="00EA2F97"/>
    <w:rsid w:val="00EA3793"/>
    <w:rsid w:val="00EA386E"/>
    <w:rsid w:val="00EA4430"/>
    <w:rsid w:val="00EA45E6"/>
    <w:rsid w:val="00EA4FAB"/>
    <w:rsid w:val="00EA52CA"/>
    <w:rsid w:val="00EA530E"/>
    <w:rsid w:val="00EA542A"/>
    <w:rsid w:val="00EA5641"/>
    <w:rsid w:val="00EA584B"/>
    <w:rsid w:val="00EA5954"/>
    <w:rsid w:val="00EA6BEE"/>
    <w:rsid w:val="00EA7216"/>
    <w:rsid w:val="00EA7600"/>
    <w:rsid w:val="00EA7904"/>
    <w:rsid w:val="00EB0670"/>
    <w:rsid w:val="00EB06AD"/>
    <w:rsid w:val="00EB0731"/>
    <w:rsid w:val="00EB0B35"/>
    <w:rsid w:val="00EB1626"/>
    <w:rsid w:val="00EB23F9"/>
    <w:rsid w:val="00EB271E"/>
    <w:rsid w:val="00EB27F6"/>
    <w:rsid w:val="00EB2A50"/>
    <w:rsid w:val="00EB2BD8"/>
    <w:rsid w:val="00EB2CDA"/>
    <w:rsid w:val="00EB2E1F"/>
    <w:rsid w:val="00EB2EA7"/>
    <w:rsid w:val="00EB2F22"/>
    <w:rsid w:val="00EB30A8"/>
    <w:rsid w:val="00EB34FD"/>
    <w:rsid w:val="00EB3529"/>
    <w:rsid w:val="00EB3821"/>
    <w:rsid w:val="00EB3ACE"/>
    <w:rsid w:val="00EB3E79"/>
    <w:rsid w:val="00EB470A"/>
    <w:rsid w:val="00EB4D02"/>
    <w:rsid w:val="00EB5CB2"/>
    <w:rsid w:val="00EB61E5"/>
    <w:rsid w:val="00EB62CE"/>
    <w:rsid w:val="00EB6A41"/>
    <w:rsid w:val="00EB6C8C"/>
    <w:rsid w:val="00EB76BF"/>
    <w:rsid w:val="00EC0023"/>
    <w:rsid w:val="00EC03E2"/>
    <w:rsid w:val="00EC1812"/>
    <w:rsid w:val="00EC1A1D"/>
    <w:rsid w:val="00EC1C4C"/>
    <w:rsid w:val="00EC2252"/>
    <w:rsid w:val="00EC2DA0"/>
    <w:rsid w:val="00EC2E7F"/>
    <w:rsid w:val="00EC311C"/>
    <w:rsid w:val="00EC316E"/>
    <w:rsid w:val="00EC3A32"/>
    <w:rsid w:val="00EC42FE"/>
    <w:rsid w:val="00EC4300"/>
    <w:rsid w:val="00EC4566"/>
    <w:rsid w:val="00EC48D8"/>
    <w:rsid w:val="00EC4F37"/>
    <w:rsid w:val="00EC4F90"/>
    <w:rsid w:val="00EC4FEC"/>
    <w:rsid w:val="00EC51E0"/>
    <w:rsid w:val="00EC548E"/>
    <w:rsid w:val="00EC57F5"/>
    <w:rsid w:val="00EC5A69"/>
    <w:rsid w:val="00EC61FF"/>
    <w:rsid w:val="00ED0131"/>
    <w:rsid w:val="00ED01BE"/>
    <w:rsid w:val="00ED0400"/>
    <w:rsid w:val="00ED0E3B"/>
    <w:rsid w:val="00ED1625"/>
    <w:rsid w:val="00ED2606"/>
    <w:rsid w:val="00ED26CB"/>
    <w:rsid w:val="00ED2B32"/>
    <w:rsid w:val="00ED2D8C"/>
    <w:rsid w:val="00ED35B7"/>
    <w:rsid w:val="00ED383C"/>
    <w:rsid w:val="00ED4679"/>
    <w:rsid w:val="00ED5868"/>
    <w:rsid w:val="00ED6654"/>
    <w:rsid w:val="00ED6909"/>
    <w:rsid w:val="00ED6EEA"/>
    <w:rsid w:val="00ED71D8"/>
    <w:rsid w:val="00ED73E7"/>
    <w:rsid w:val="00ED7CE1"/>
    <w:rsid w:val="00ED7CEF"/>
    <w:rsid w:val="00EE0818"/>
    <w:rsid w:val="00EE1B0F"/>
    <w:rsid w:val="00EE1DF7"/>
    <w:rsid w:val="00EE203D"/>
    <w:rsid w:val="00EE2315"/>
    <w:rsid w:val="00EE2727"/>
    <w:rsid w:val="00EE27B3"/>
    <w:rsid w:val="00EE27F4"/>
    <w:rsid w:val="00EE295F"/>
    <w:rsid w:val="00EE2DB9"/>
    <w:rsid w:val="00EE36E1"/>
    <w:rsid w:val="00EE3C48"/>
    <w:rsid w:val="00EE50F6"/>
    <w:rsid w:val="00EE54EF"/>
    <w:rsid w:val="00EE5634"/>
    <w:rsid w:val="00EE6637"/>
    <w:rsid w:val="00EE6A69"/>
    <w:rsid w:val="00EE6D29"/>
    <w:rsid w:val="00EE6FCC"/>
    <w:rsid w:val="00EE7F14"/>
    <w:rsid w:val="00EF05FF"/>
    <w:rsid w:val="00EF19E6"/>
    <w:rsid w:val="00EF23CB"/>
    <w:rsid w:val="00EF2E2B"/>
    <w:rsid w:val="00EF307B"/>
    <w:rsid w:val="00EF46F2"/>
    <w:rsid w:val="00EF5177"/>
    <w:rsid w:val="00EF5294"/>
    <w:rsid w:val="00EF53C5"/>
    <w:rsid w:val="00EF5D54"/>
    <w:rsid w:val="00EF5F4D"/>
    <w:rsid w:val="00EF62AC"/>
    <w:rsid w:val="00EF736F"/>
    <w:rsid w:val="00EF7370"/>
    <w:rsid w:val="00EF7B56"/>
    <w:rsid w:val="00F00FDF"/>
    <w:rsid w:val="00F010A3"/>
    <w:rsid w:val="00F01678"/>
    <w:rsid w:val="00F016AC"/>
    <w:rsid w:val="00F018A0"/>
    <w:rsid w:val="00F02393"/>
    <w:rsid w:val="00F02ABF"/>
    <w:rsid w:val="00F02D09"/>
    <w:rsid w:val="00F033DD"/>
    <w:rsid w:val="00F034AE"/>
    <w:rsid w:val="00F037EE"/>
    <w:rsid w:val="00F03AAF"/>
    <w:rsid w:val="00F04685"/>
    <w:rsid w:val="00F04B44"/>
    <w:rsid w:val="00F04C57"/>
    <w:rsid w:val="00F05B5C"/>
    <w:rsid w:val="00F05DAB"/>
    <w:rsid w:val="00F06145"/>
    <w:rsid w:val="00F0684F"/>
    <w:rsid w:val="00F06B3E"/>
    <w:rsid w:val="00F072F2"/>
    <w:rsid w:val="00F07491"/>
    <w:rsid w:val="00F07739"/>
    <w:rsid w:val="00F07A8E"/>
    <w:rsid w:val="00F07AFD"/>
    <w:rsid w:val="00F07CCF"/>
    <w:rsid w:val="00F07DC6"/>
    <w:rsid w:val="00F104F0"/>
    <w:rsid w:val="00F11BFC"/>
    <w:rsid w:val="00F12010"/>
    <w:rsid w:val="00F1296B"/>
    <w:rsid w:val="00F135CC"/>
    <w:rsid w:val="00F13A4D"/>
    <w:rsid w:val="00F13B61"/>
    <w:rsid w:val="00F13ED3"/>
    <w:rsid w:val="00F13F1A"/>
    <w:rsid w:val="00F141F2"/>
    <w:rsid w:val="00F14FC0"/>
    <w:rsid w:val="00F14FD4"/>
    <w:rsid w:val="00F158C4"/>
    <w:rsid w:val="00F15ADA"/>
    <w:rsid w:val="00F15C7A"/>
    <w:rsid w:val="00F15D10"/>
    <w:rsid w:val="00F16974"/>
    <w:rsid w:val="00F169A8"/>
    <w:rsid w:val="00F16D74"/>
    <w:rsid w:val="00F16DEB"/>
    <w:rsid w:val="00F1748C"/>
    <w:rsid w:val="00F1788A"/>
    <w:rsid w:val="00F179B3"/>
    <w:rsid w:val="00F207D2"/>
    <w:rsid w:val="00F207E5"/>
    <w:rsid w:val="00F212F7"/>
    <w:rsid w:val="00F214A7"/>
    <w:rsid w:val="00F2197C"/>
    <w:rsid w:val="00F219A4"/>
    <w:rsid w:val="00F22437"/>
    <w:rsid w:val="00F23A6C"/>
    <w:rsid w:val="00F2445D"/>
    <w:rsid w:val="00F24534"/>
    <w:rsid w:val="00F2483E"/>
    <w:rsid w:val="00F24BF6"/>
    <w:rsid w:val="00F25727"/>
    <w:rsid w:val="00F25D1C"/>
    <w:rsid w:val="00F261F9"/>
    <w:rsid w:val="00F264E3"/>
    <w:rsid w:val="00F26638"/>
    <w:rsid w:val="00F30800"/>
    <w:rsid w:val="00F31026"/>
    <w:rsid w:val="00F3115A"/>
    <w:rsid w:val="00F312DD"/>
    <w:rsid w:val="00F31662"/>
    <w:rsid w:val="00F3180B"/>
    <w:rsid w:val="00F31846"/>
    <w:rsid w:val="00F32D70"/>
    <w:rsid w:val="00F32DA0"/>
    <w:rsid w:val="00F34276"/>
    <w:rsid w:val="00F342A6"/>
    <w:rsid w:val="00F34CB0"/>
    <w:rsid w:val="00F35399"/>
    <w:rsid w:val="00F3584B"/>
    <w:rsid w:val="00F35F49"/>
    <w:rsid w:val="00F3686A"/>
    <w:rsid w:val="00F36DE4"/>
    <w:rsid w:val="00F36E34"/>
    <w:rsid w:val="00F3779A"/>
    <w:rsid w:val="00F407F0"/>
    <w:rsid w:val="00F40889"/>
    <w:rsid w:val="00F40B64"/>
    <w:rsid w:val="00F41066"/>
    <w:rsid w:val="00F42B90"/>
    <w:rsid w:val="00F42CE8"/>
    <w:rsid w:val="00F43577"/>
    <w:rsid w:val="00F4380E"/>
    <w:rsid w:val="00F43B22"/>
    <w:rsid w:val="00F43E92"/>
    <w:rsid w:val="00F442B0"/>
    <w:rsid w:val="00F44DB7"/>
    <w:rsid w:val="00F44DDA"/>
    <w:rsid w:val="00F45045"/>
    <w:rsid w:val="00F451DE"/>
    <w:rsid w:val="00F4559D"/>
    <w:rsid w:val="00F4600B"/>
    <w:rsid w:val="00F46AA0"/>
    <w:rsid w:val="00F470F7"/>
    <w:rsid w:val="00F472F9"/>
    <w:rsid w:val="00F476FA"/>
    <w:rsid w:val="00F47CA3"/>
    <w:rsid w:val="00F47CC2"/>
    <w:rsid w:val="00F47E48"/>
    <w:rsid w:val="00F500BD"/>
    <w:rsid w:val="00F503E2"/>
    <w:rsid w:val="00F5068D"/>
    <w:rsid w:val="00F51BF0"/>
    <w:rsid w:val="00F5240B"/>
    <w:rsid w:val="00F52866"/>
    <w:rsid w:val="00F52DCD"/>
    <w:rsid w:val="00F5355E"/>
    <w:rsid w:val="00F53A7F"/>
    <w:rsid w:val="00F53B90"/>
    <w:rsid w:val="00F53D5F"/>
    <w:rsid w:val="00F54053"/>
    <w:rsid w:val="00F54DAC"/>
    <w:rsid w:val="00F54F24"/>
    <w:rsid w:val="00F55AE8"/>
    <w:rsid w:val="00F5670B"/>
    <w:rsid w:val="00F57329"/>
    <w:rsid w:val="00F5782D"/>
    <w:rsid w:val="00F60173"/>
    <w:rsid w:val="00F6061C"/>
    <w:rsid w:val="00F6128C"/>
    <w:rsid w:val="00F61383"/>
    <w:rsid w:val="00F615C5"/>
    <w:rsid w:val="00F61947"/>
    <w:rsid w:val="00F62E47"/>
    <w:rsid w:val="00F63445"/>
    <w:rsid w:val="00F63952"/>
    <w:rsid w:val="00F63BB5"/>
    <w:rsid w:val="00F64CEF"/>
    <w:rsid w:val="00F64F9D"/>
    <w:rsid w:val="00F65BC1"/>
    <w:rsid w:val="00F66242"/>
    <w:rsid w:val="00F66374"/>
    <w:rsid w:val="00F6779E"/>
    <w:rsid w:val="00F701C5"/>
    <w:rsid w:val="00F707F7"/>
    <w:rsid w:val="00F70B51"/>
    <w:rsid w:val="00F70E5E"/>
    <w:rsid w:val="00F71282"/>
    <w:rsid w:val="00F71597"/>
    <w:rsid w:val="00F71B4E"/>
    <w:rsid w:val="00F72306"/>
    <w:rsid w:val="00F724EF"/>
    <w:rsid w:val="00F726A6"/>
    <w:rsid w:val="00F72AA2"/>
    <w:rsid w:val="00F72EB2"/>
    <w:rsid w:val="00F7399D"/>
    <w:rsid w:val="00F742C6"/>
    <w:rsid w:val="00F7543B"/>
    <w:rsid w:val="00F75803"/>
    <w:rsid w:val="00F75B2A"/>
    <w:rsid w:val="00F75F43"/>
    <w:rsid w:val="00F7625B"/>
    <w:rsid w:val="00F7642F"/>
    <w:rsid w:val="00F77A05"/>
    <w:rsid w:val="00F77D3C"/>
    <w:rsid w:val="00F8043C"/>
    <w:rsid w:val="00F8084E"/>
    <w:rsid w:val="00F8125B"/>
    <w:rsid w:val="00F8267A"/>
    <w:rsid w:val="00F827A0"/>
    <w:rsid w:val="00F82CB9"/>
    <w:rsid w:val="00F83A88"/>
    <w:rsid w:val="00F83B7A"/>
    <w:rsid w:val="00F83C69"/>
    <w:rsid w:val="00F83E82"/>
    <w:rsid w:val="00F84340"/>
    <w:rsid w:val="00F847B8"/>
    <w:rsid w:val="00F84BEE"/>
    <w:rsid w:val="00F84CE8"/>
    <w:rsid w:val="00F85480"/>
    <w:rsid w:val="00F8560F"/>
    <w:rsid w:val="00F85F5D"/>
    <w:rsid w:val="00F86233"/>
    <w:rsid w:val="00F87D5C"/>
    <w:rsid w:val="00F9070A"/>
    <w:rsid w:val="00F9126F"/>
    <w:rsid w:val="00F912FB"/>
    <w:rsid w:val="00F9149B"/>
    <w:rsid w:val="00F91FB4"/>
    <w:rsid w:val="00F92650"/>
    <w:rsid w:val="00F951FC"/>
    <w:rsid w:val="00F95C9B"/>
    <w:rsid w:val="00F95FC4"/>
    <w:rsid w:val="00F962FB"/>
    <w:rsid w:val="00F96A87"/>
    <w:rsid w:val="00F9714A"/>
    <w:rsid w:val="00F974AC"/>
    <w:rsid w:val="00F97510"/>
    <w:rsid w:val="00F97AD1"/>
    <w:rsid w:val="00FA003C"/>
    <w:rsid w:val="00FA004F"/>
    <w:rsid w:val="00FA07FA"/>
    <w:rsid w:val="00FA0C12"/>
    <w:rsid w:val="00FA11E1"/>
    <w:rsid w:val="00FA1971"/>
    <w:rsid w:val="00FA1A54"/>
    <w:rsid w:val="00FA257B"/>
    <w:rsid w:val="00FA25E4"/>
    <w:rsid w:val="00FA278F"/>
    <w:rsid w:val="00FA2AEE"/>
    <w:rsid w:val="00FA3D2A"/>
    <w:rsid w:val="00FA41F8"/>
    <w:rsid w:val="00FA4D2D"/>
    <w:rsid w:val="00FA4D7A"/>
    <w:rsid w:val="00FA51BF"/>
    <w:rsid w:val="00FA58B1"/>
    <w:rsid w:val="00FA5D3C"/>
    <w:rsid w:val="00FA6C4E"/>
    <w:rsid w:val="00FA6DA1"/>
    <w:rsid w:val="00FA7599"/>
    <w:rsid w:val="00FA7D6F"/>
    <w:rsid w:val="00FA7E5C"/>
    <w:rsid w:val="00FA7F7B"/>
    <w:rsid w:val="00FB070D"/>
    <w:rsid w:val="00FB1550"/>
    <w:rsid w:val="00FB1649"/>
    <w:rsid w:val="00FB179E"/>
    <w:rsid w:val="00FB17B3"/>
    <w:rsid w:val="00FB18E2"/>
    <w:rsid w:val="00FB2368"/>
    <w:rsid w:val="00FB293A"/>
    <w:rsid w:val="00FB2A69"/>
    <w:rsid w:val="00FB3478"/>
    <w:rsid w:val="00FB3BC8"/>
    <w:rsid w:val="00FB484D"/>
    <w:rsid w:val="00FB4A31"/>
    <w:rsid w:val="00FB4D07"/>
    <w:rsid w:val="00FB4D68"/>
    <w:rsid w:val="00FB5097"/>
    <w:rsid w:val="00FB52C3"/>
    <w:rsid w:val="00FB5A70"/>
    <w:rsid w:val="00FB5BE2"/>
    <w:rsid w:val="00FB5D21"/>
    <w:rsid w:val="00FB5FB9"/>
    <w:rsid w:val="00FB673D"/>
    <w:rsid w:val="00FB6CB5"/>
    <w:rsid w:val="00FB78E4"/>
    <w:rsid w:val="00FB7A0C"/>
    <w:rsid w:val="00FB7BFE"/>
    <w:rsid w:val="00FC0318"/>
    <w:rsid w:val="00FC03CD"/>
    <w:rsid w:val="00FC0832"/>
    <w:rsid w:val="00FC10B9"/>
    <w:rsid w:val="00FC1DB2"/>
    <w:rsid w:val="00FC236D"/>
    <w:rsid w:val="00FC240B"/>
    <w:rsid w:val="00FC2F6F"/>
    <w:rsid w:val="00FC312D"/>
    <w:rsid w:val="00FC351B"/>
    <w:rsid w:val="00FC3F44"/>
    <w:rsid w:val="00FC3F99"/>
    <w:rsid w:val="00FC4391"/>
    <w:rsid w:val="00FC4F5B"/>
    <w:rsid w:val="00FC5914"/>
    <w:rsid w:val="00FC5A41"/>
    <w:rsid w:val="00FC5B57"/>
    <w:rsid w:val="00FC6364"/>
    <w:rsid w:val="00FC693F"/>
    <w:rsid w:val="00FC7863"/>
    <w:rsid w:val="00FC7CD1"/>
    <w:rsid w:val="00FD06F2"/>
    <w:rsid w:val="00FD0B73"/>
    <w:rsid w:val="00FD183C"/>
    <w:rsid w:val="00FD1EAF"/>
    <w:rsid w:val="00FD33E3"/>
    <w:rsid w:val="00FD3605"/>
    <w:rsid w:val="00FD3762"/>
    <w:rsid w:val="00FD3BFF"/>
    <w:rsid w:val="00FD4916"/>
    <w:rsid w:val="00FD4E27"/>
    <w:rsid w:val="00FD5839"/>
    <w:rsid w:val="00FD5FC4"/>
    <w:rsid w:val="00FD6679"/>
    <w:rsid w:val="00FD7184"/>
    <w:rsid w:val="00FD7289"/>
    <w:rsid w:val="00FE216E"/>
    <w:rsid w:val="00FE3709"/>
    <w:rsid w:val="00FE3D51"/>
    <w:rsid w:val="00FE42A4"/>
    <w:rsid w:val="00FE4376"/>
    <w:rsid w:val="00FE44B9"/>
    <w:rsid w:val="00FE4700"/>
    <w:rsid w:val="00FE5F6C"/>
    <w:rsid w:val="00FE6226"/>
    <w:rsid w:val="00FE6722"/>
    <w:rsid w:val="00FE6D12"/>
    <w:rsid w:val="00FF00EB"/>
    <w:rsid w:val="00FF017B"/>
    <w:rsid w:val="00FF04BB"/>
    <w:rsid w:val="00FF1625"/>
    <w:rsid w:val="00FF1E03"/>
    <w:rsid w:val="00FF1E2B"/>
    <w:rsid w:val="00FF2117"/>
    <w:rsid w:val="00FF271D"/>
    <w:rsid w:val="00FF3CFA"/>
    <w:rsid w:val="00FF4684"/>
    <w:rsid w:val="00FF4F44"/>
    <w:rsid w:val="00FF5797"/>
    <w:rsid w:val="00FF65C9"/>
    <w:rsid w:val="00FF6785"/>
    <w:rsid w:val="00FF6B0D"/>
    <w:rsid w:val="00FF6FB5"/>
    <w:rsid w:val="00FF7383"/>
    <w:rsid w:val="00FF7701"/>
    <w:rsid w:val="00FF7904"/>
    <w:rsid w:val="015178C0"/>
    <w:rsid w:val="0157B0F6"/>
    <w:rsid w:val="01FB632C"/>
    <w:rsid w:val="021D8CC3"/>
    <w:rsid w:val="0239586C"/>
    <w:rsid w:val="0239DACE"/>
    <w:rsid w:val="026BCF37"/>
    <w:rsid w:val="02847B78"/>
    <w:rsid w:val="0362E48A"/>
    <w:rsid w:val="03B771BC"/>
    <w:rsid w:val="04AA8926"/>
    <w:rsid w:val="065A912A"/>
    <w:rsid w:val="066A651C"/>
    <w:rsid w:val="07538868"/>
    <w:rsid w:val="077B7FC3"/>
    <w:rsid w:val="07FA0092"/>
    <w:rsid w:val="086DF881"/>
    <w:rsid w:val="0934CA2C"/>
    <w:rsid w:val="095C6FD8"/>
    <w:rsid w:val="098DA484"/>
    <w:rsid w:val="0992B81F"/>
    <w:rsid w:val="0A03BFB7"/>
    <w:rsid w:val="0A79AE10"/>
    <w:rsid w:val="0B13217E"/>
    <w:rsid w:val="0B33BD35"/>
    <w:rsid w:val="0B359D24"/>
    <w:rsid w:val="0B4A84CA"/>
    <w:rsid w:val="0B555A78"/>
    <w:rsid w:val="0D3C1687"/>
    <w:rsid w:val="0E21118E"/>
    <w:rsid w:val="0E445C12"/>
    <w:rsid w:val="0EC66EDF"/>
    <w:rsid w:val="0F1BAD12"/>
    <w:rsid w:val="0F1F0EA7"/>
    <w:rsid w:val="0F578DC2"/>
    <w:rsid w:val="0F727C9F"/>
    <w:rsid w:val="0F754448"/>
    <w:rsid w:val="10728B17"/>
    <w:rsid w:val="10BDD2D1"/>
    <w:rsid w:val="115196A7"/>
    <w:rsid w:val="11BE33DD"/>
    <w:rsid w:val="11F8F307"/>
    <w:rsid w:val="1287C647"/>
    <w:rsid w:val="12A18817"/>
    <w:rsid w:val="12B614F7"/>
    <w:rsid w:val="137350A4"/>
    <w:rsid w:val="1419D2E1"/>
    <w:rsid w:val="147BDE7E"/>
    <w:rsid w:val="1502B1B6"/>
    <w:rsid w:val="159849A0"/>
    <w:rsid w:val="159C113A"/>
    <w:rsid w:val="1737DA2E"/>
    <w:rsid w:val="1741EF9F"/>
    <w:rsid w:val="182605FF"/>
    <w:rsid w:val="18532148"/>
    <w:rsid w:val="1859BEB0"/>
    <w:rsid w:val="198BCE1F"/>
    <w:rsid w:val="19AC4CAD"/>
    <w:rsid w:val="19D359E0"/>
    <w:rsid w:val="19DE89E4"/>
    <w:rsid w:val="19E4C94E"/>
    <w:rsid w:val="1A281489"/>
    <w:rsid w:val="1A63C454"/>
    <w:rsid w:val="1B2EF4EF"/>
    <w:rsid w:val="1BD93E99"/>
    <w:rsid w:val="1C0B7946"/>
    <w:rsid w:val="1C60B172"/>
    <w:rsid w:val="1C76CD74"/>
    <w:rsid w:val="1C831DCF"/>
    <w:rsid w:val="1D26BC5C"/>
    <w:rsid w:val="1DDB89BB"/>
    <w:rsid w:val="1E7B080A"/>
    <w:rsid w:val="1E7D54B2"/>
    <w:rsid w:val="1ED7F911"/>
    <w:rsid w:val="1FF0FDEC"/>
    <w:rsid w:val="1FF7689A"/>
    <w:rsid w:val="20EE2187"/>
    <w:rsid w:val="20F1AB9B"/>
    <w:rsid w:val="21474E9A"/>
    <w:rsid w:val="2164F667"/>
    <w:rsid w:val="21CF98DB"/>
    <w:rsid w:val="225A7FBD"/>
    <w:rsid w:val="22647A15"/>
    <w:rsid w:val="23042CA5"/>
    <w:rsid w:val="2331F3B2"/>
    <w:rsid w:val="233F1D5F"/>
    <w:rsid w:val="23572759"/>
    <w:rsid w:val="235B61EB"/>
    <w:rsid w:val="240270B9"/>
    <w:rsid w:val="2599A080"/>
    <w:rsid w:val="25BBD4F3"/>
    <w:rsid w:val="25D38D54"/>
    <w:rsid w:val="25D43C68"/>
    <w:rsid w:val="2690CBA9"/>
    <w:rsid w:val="27187E24"/>
    <w:rsid w:val="27E1593C"/>
    <w:rsid w:val="27EA8316"/>
    <w:rsid w:val="282E0642"/>
    <w:rsid w:val="28DB189E"/>
    <w:rsid w:val="28F65DBE"/>
    <w:rsid w:val="29D6F9C9"/>
    <w:rsid w:val="29DB5EE2"/>
    <w:rsid w:val="2A8FA8C8"/>
    <w:rsid w:val="2B0C258A"/>
    <w:rsid w:val="2B7D03F5"/>
    <w:rsid w:val="2BD793E4"/>
    <w:rsid w:val="2E3FFF6B"/>
    <w:rsid w:val="2F4CBBBC"/>
    <w:rsid w:val="3078557F"/>
    <w:rsid w:val="3079ED1D"/>
    <w:rsid w:val="30AF57A9"/>
    <w:rsid w:val="30B64FC8"/>
    <w:rsid w:val="30D6A38A"/>
    <w:rsid w:val="30D8CAC7"/>
    <w:rsid w:val="3186C227"/>
    <w:rsid w:val="319218B7"/>
    <w:rsid w:val="31CC8989"/>
    <w:rsid w:val="31D84A7C"/>
    <w:rsid w:val="327A3D81"/>
    <w:rsid w:val="329F0317"/>
    <w:rsid w:val="32DFF8EF"/>
    <w:rsid w:val="335D0030"/>
    <w:rsid w:val="33F89207"/>
    <w:rsid w:val="341408B3"/>
    <w:rsid w:val="345F98D0"/>
    <w:rsid w:val="347BCC55"/>
    <w:rsid w:val="350206AE"/>
    <w:rsid w:val="35865BB1"/>
    <w:rsid w:val="364856B0"/>
    <w:rsid w:val="364ED173"/>
    <w:rsid w:val="36A2A7D3"/>
    <w:rsid w:val="373BB9BC"/>
    <w:rsid w:val="373DB99D"/>
    <w:rsid w:val="37E07279"/>
    <w:rsid w:val="3825C9C8"/>
    <w:rsid w:val="38A4D1F0"/>
    <w:rsid w:val="39021649"/>
    <w:rsid w:val="3946CD58"/>
    <w:rsid w:val="3967776D"/>
    <w:rsid w:val="3A691820"/>
    <w:rsid w:val="3AB874C0"/>
    <w:rsid w:val="3AD909EE"/>
    <w:rsid w:val="3ADC3AC5"/>
    <w:rsid w:val="3B654149"/>
    <w:rsid w:val="3C51CAFD"/>
    <w:rsid w:val="3CB9B81E"/>
    <w:rsid w:val="3D7DDCA1"/>
    <w:rsid w:val="3E07EA38"/>
    <w:rsid w:val="3E6CF545"/>
    <w:rsid w:val="3EA79482"/>
    <w:rsid w:val="3FA4F665"/>
    <w:rsid w:val="3FB480D7"/>
    <w:rsid w:val="3FBF8A01"/>
    <w:rsid w:val="40502A58"/>
    <w:rsid w:val="4054D0D6"/>
    <w:rsid w:val="40EEECC8"/>
    <w:rsid w:val="4189AD31"/>
    <w:rsid w:val="4218D46F"/>
    <w:rsid w:val="426FB4C5"/>
    <w:rsid w:val="42F7EF5D"/>
    <w:rsid w:val="43222BD1"/>
    <w:rsid w:val="43770B10"/>
    <w:rsid w:val="43970068"/>
    <w:rsid w:val="43D4142E"/>
    <w:rsid w:val="4451BD47"/>
    <w:rsid w:val="446D3D93"/>
    <w:rsid w:val="44C9B9B4"/>
    <w:rsid w:val="44CF7754"/>
    <w:rsid w:val="44ECA4D1"/>
    <w:rsid w:val="450F8A05"/>
    <w:rsid w:val="4512028F"/>
    <w:rsid w:val="45C08A5E"/>
    <w:rsid w:val="46026214"/>
    <w:rsid w:val="47A9281F"/>
    <w:rsid w:val="4887FDC7"/>
    <w:rsid w:val="48969394"/>
    <w:rsid w:val="489C9AB2"/>
    <w:rsid w:val="48C1F1C9"/>
    <w:rsid w:val="48F3DB7E"/>
    <w:rsid w:val="49391F97"/>
    <w:rsid w:val="49B059B3"/>
    <w:rsid w:val="4A2A5143"/>
    <w:rsid w:val="4B0593B6"/>
    <w:rsid w:val="4B76C773"/>
    <w:rsid w:val="4B9E8757"/>
    <w:rsid w:val="4BCA3EF3"/>
    <w:rsid w:val="4C22019A"/>
    <w:rsid w:val="4C3DC805"/>
    <w:rsid w:val="4CEB6EEB"/>
    <w:rsid w:val="4D4D322F"/>
    <w:rsid w:val="4D4DE414"/>
    <w:rsid w:val="4DA4314D"/>
    <w:rsid w:val="4DBD7253"/>
    <w:rsid w:val="4E4DE6DC"/>
    <w:rsid w:val="4EDD11A3"/>
    <w:rsid w:val="4FF12D87"/>
    <w:rsid w:val="50B42CBC"/>
    <w:rsid w:val="50C3F8EC"/>
    <w:rsid w:val="5121D86B"/>
    <w:rsid w:val="51492E92"/>
    <w:rsid w:val="516F5A8F"/>
    <w:rsid w:val="51B34911"/>
    <w:rsid w:val="527FF0EE"/>
    <w:rsid w:val="52EC80CC"/>
    <w:rsid w:val="530A7888"/>
    <w:rsid w:val="5319F41C"/>
    <w:rsid w:val="536E46C3"/>
    <w:rsid w:val="53767E06"/>
    <w:rsid w:val="53AEFF04"/>
    <w:rsid w:val="54465D95"/>
    <w:rsid w:val="54B89F8D"/>
    <w:rsid w:val="54D3A4A0"/>
    <w:rsid w:val="554AF84E"/>
    <w:rsid w:val="55B45142"/>
    <w:rsid w:val="55F53226"/>
    <w:rsid w:val="5617FD54"/>
    <w:rsid w:val="563B0B6B"/>
    <w:rsid w:val="5662C642"/>
    <w:rsid w:val="56F538C8"/>
    <w:rsid w:val="5729906A"/>
    <w:rsid w:val="57659315"/>
    <w:rsid w:val="57732737"/>
    <w:rsid w:val="5819AD64"/>
    <w:rsid w:val="587BB9DD"/>
    <w:rsid w:val="58A38448"/>
    <w:rsid w:val="591CB664"/>
    <w:rsid w:val="59853A11"/>
    <w:rsid w:val="5B0C7925"/>
    <w:rsid w:val="5B2B437C"/>
    <w:rsid w:val="5C0FA0E4"/>
    <w:rsid w:val="5C3B66E3"/>
    <w:rsid w:val="5CC24575"/>
    <w:rsid w:val="5D176DC9"/>
    <w:rsid w:val="5DC93E74"/>
    <w:rsid w:val="5E02EC5A"/>
    <w:rsid w:val="5E34119B"/>
    <w:rsid w:val="5E56AD2A"/>
    <w:rsid w:val="5E75B4FC"/>
    <w:rsid w:val="5E7BE2AE"/>
    <w:rsid w:val="5EB446DB"/>
    <w:rsid w:val="5EEBEE8F"/>
    <w:rsid w:val="5F10F9A4"/>
    <w:rsid w:val="5F7B4BFA"/>
    <w:rsid w:val="5F95A735"/>
    <w:rsid w:val="5FA676DB"/>
    <w:rsid w:val="60CA3FAA"/>
    <w:rsid w:val="60F55CBC"/>
    <w:rsid w:val="60F9737A"/>
    <w:rsid w:val="60FD6670"/>
    <w:rsid w:val="6122DCC3"/>
    <w:rsid w:val="61A54534"/>
    <w:rsid w:val="6213A114"/>
    <w:rsid w:val="628E831A"/>
    <w:rsid w:val="6391E598"/>
    <w:rsid w:val="63D4E83F"/>
    <w:rsid w:val="64050BC5"/>
    <w:rsid w:val="640EBEE6"/>
    <w:rsid w:val="66CA834F"/>
    <w:rsid w:val="66D4FB79"/>
    <w:rsid w:val="67F2AED4"/>
    <w:rsid w:val="680DD57E"/>
    <w:rsid w:val="6850B385"/>
    <w:rsid w:val="686F6FD9"/>
    <w:rsid w:val="6918990C"/>
    <w:rsid w:val="6A2531F2"/>
    <w:rsid w:val="6A905070"/>
    <w:rsid w:val="6AB3C022"/>
    <w:rsid w:val="6ABFE1B1"/>
    <w:rsid w:val="6AE7D15B"/>
    <w:rsid w:val="6BAAD01F"/>
    <w:rsid w:val="6D9F9924"/>
    <w:rsid w:val="6DF872A3"/>
    <w:rsid w:val="6E4BBB80"/>
    <w:rsid w:val="6EA91867"/>
    <w:rsid w:val="6FD7F3FB"/>
    <w:rsid w:val="719E3211"/>
    <w:rsid w:val="72AC0524"/>
    <w:rsid w:val="72C5310E"/>
    <w:rsid w:val="733ED44A"/>
    <w:rsid w:val="747E3340"/>
    <w:rsid w:val="74C9732B"/>
    <w:rsid w:val="758F44E1"/>
    <w:rsid w:val="760A8407"/>
    <w:rsid w:val="7632941B"/>
    <w:rsid w:val="7643743F"/>
    <w:rsid w:val="764B8D77"/>
    <w:rsid w:val="77390FBC"/>
    <w:rsid w:val="77934515"/>
    <w:rsid w:val="78005773"/>
    <w:rsid w:val="78899702"/>
    <w:rsid w:val="78E5F26F"/>
    <w:rsid w:val="7A807E11"/>
    <w:rsid w:val="7A837F7E"/>
    <w:rsid w:val="7A87440F"/>
    <w:rsid w:val="7AD584C8"/>
    <w:rsid w:val="7B63098E"/>
    <w:rsid w:val="7C140071"/>
    <w:rsid w:val="7C37FA94"/>
    <w:rsid w:val="7C5D4DF0"/>
    <w:rsid w:val="7CB424E4"/>
    <w:rsid w:val="7CBA43F2"/>
    <w:rsid w:val="7CD87875"/>
    <w:rsid w:val="7D4A5E26"/>
    <w:rsid w:val="7DF453EA"/>
    <w:rsid w:val="7DFB3ABF"/>
    <w:rsid w:val="7E81E072"/>
    <w:rsid w:val="7F07022F"/>
    <w:rsid w:val="7F0E2975"/>
    <w:rsid w:val="7FC628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16BED8"/>
  <w14:defaultImageDpi w14:val="330"/>
  <w15:docId w15:val="{73F7AB2A-FBEE-452E-9073-567DB1CD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85F"/>
    <w:pPr>
      <w:jc w:val="both"/>
    </w:pPr>
    <w:rPr>
      <w:sz w:val="24"/>
    </w:rPr>
  </w:style>
  <w:style w:type="paragraph" w:styleId="Heading1">
    <w:name w:val="heading 1"/>
    <w:basedOn w:val="Normal"/>
    <w:next w:val="Normal"/>
    <w:link w:val="Heading1Char"/>
    <w:uiPriority w:val="9"/>
    <w:qFormat/>
    <w:rsid w:val="007300BA"/>
    <w:pPr>
      <w:keepNext/>
      <w:keepLines/>
      <w:numPr>
        <w:numId w:val="2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2"/>
      <w:szCs w:val="36"/>
    </w:rPr>
  </w:style>
  <w:style w:type="paragraph" w:styleId="Heading2">
    <w:name w:val="heading 2"/>
    <w:basedOn w:val="Normal"/>
    <w:next w:val="Normal"/>
    <w:link w:val="Heading2Char"/>
    <w:uiPriority w:val="9"/>
    <w:unhideWhenUsed/>
    <w:qFormat/>
    <w:rsid w:val="00E006EE"/>
    <w:pPr>
      <w:keepNext/>
      <w:keepLines/>
      <w:numPr>
        <w:ilvl w:val="1"/>
        <w:numId w:val="29"/>
      </w:numPr>
      <w:spacing w:before="240" w:after="240"/>
      <w:ind w:left="576"/>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E006EE"/>
    <w:pPr>
      <w:keepNext/>
      <w:keepLines/>
      <w:numPr>
        <w:ilvl w:val="2"/>
        <w:numId w:val="29"/>
      </w:numPr>
      <w:spacing w:before="240" w:after="24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C82DF3"/>
    <w:pPr>
      <w:keepNext/>
      <w:keepLines/>
      <w:numPr>
        <w:ilvl w:val="3"/>
        <w:numId w:val="2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82DF3"/>
    <w:pPr>
      <w:keepNext/>
      <w:keepLines/>
      <w:numPr>
        <w:ilvl w:val="4"/>
        <w:numId w:val="29"/>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C82DF3"/>
    <w:pPr>
      <w:keepNext/>
      <w:keepLines/>
      <w:numPr>
        <w:ilvl w:val="5"/>
        <w:numId w:val="29"/>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C82DF3"/>
    <w:pPr>
      <w:keepNext/>
      <w:keepLines/>
      <w:numPr>
        <w:ilvl w:val="6"/>
        <w:numId w:val="2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82DF3"/>
    <w:pPr>
      <w:keepNext/>
      <w:keepLines/>
      <w:numPr>
        <w:ilvl w:val="7"/>
        <w:numId w:val="2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82DF3"/>
    <w:pPr>
      <w:keepNext/>
      <w:keepLines/>
      <w:numPr>
        <w:ilvl w:val="8"/>
        <w:numId w:val="2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rPr>
      <w:rFonts w:ascii="Times New Roman" w:hAnsi="Times New Roman"/>
      <w:sz w:val="20"/>
    </w:rPr>
  </w:style>
  <w:style w:type="character" w:customStyle="1" w:styleId="HeaderChar">
    <w:name w:val="Header Char"/>
    <w:basedOn w:val="DefaultParagraphFont"/>
    <w:link w:val="Header"/>
    <w:uiPriority w:val="99"/>
    <w:rsid w:val="00E618BF"/>
    <w:rPr>
      <w:rFonts w:ascii="Times New Roman" w:hAnsi="Times New Roman"/>
      <w:sz w:val="20"/>
    </w:rPr>
  </w:style>
  <w:style w:type="paragraph" w:styleId="Footer">
    <w:name w:val="footer"/>
    <w:basedOn w:val="Normal"/>
    <w:link w:val="FooterChar"/>
    <w:uiPriority w:val="99"/>
    <w:unhideWhenUsed/>
    <w:rsid w:val="00E618BF"/>
    <w:pPr>
      <w:tabs>
        <w:tab w:val="center" w:pos="4680"/>
        <w:tab w:val="right" w:pos="9360"/>
      </w:tabs>
      <w:spacing w:after="0"/>
    </w:pPr>
    <w:rPr>
      <w:rFonts w:ascii="Times New Roman" w:hAnsi="Times New Roman"/>
      <w:sz w:val="20"/>
    </w:rPr>
  </w:style>
  <w:style w:type="character" w:customStyle="1" w:styleId="FooterChar">
    <w:name w:val="Footer Char"/>
    <w:basedOn w:val="DefaultParagraphFont"/>
    <w:link w:val="Footer"/>
    <w:uiPriority w:val="99"/>
    <w:rsid w:val="00E618BF"/>
    <w:rPr>
      <w:rFonts w:ascii="Times New Roman" w:hAnsi="Times New Roman"/>
      <w:sz w:val="20"/>
    </w:rPr>
  </w:style>
  <w:style w:type="paragraph" w:styleId="NoSpacing">
    <w:name w:val="No Spacing"/>
    <w:uiPriority w:val="1"/>
    <w:qFormat/>
    <w:rsid w:val="00C82DF3"/>
    <w:pPr>
      <w:spacing w:after="0" w:line="240" w:lineRule="auto"/>
    </w:pPr>
  </w:style>
  <w:style w:type="character" w:customStyle="1" w:styleId="Heading1Char">
    <w:name w:val="Heading 1 Char"/>
    <w:basedOn w:val="DefaultParagraphFont"/>
    <w:link w:val="Heading1"/>
    <w:uiPriority w:val="9"/>
    <w:rsid w:val="007300BA"/>
    <w:rPr>
      <w:rFonts w:asciiTheme="majorHAnsi" w:eastAsiaTheme="majorEastAsia" w:hAnsiTheme="majorHAnsi" w:cstheme="majorBidi"/>
      <w:b/>
      <w:bCs/>
      <w:smallCaps/>
      <w:color w:val="000000" w:themeColor="text1"/>
      <w:sz w:val="32"/>
      <w:szCs w:val="36"/>
    </w:rPr>
  </w:style>
  <w:style w:type="character" w:customStyle="1" w:styleId="Heading2Char">
    <w:name w:val="Heading 2 Char"/>
    <w:basedOn w:val="DefaultParagraphFont"/>
    <w:link w:val="Heading2"/>
    <w:uiPriority w:val="9"/>
    <w:rsid w:val="00E006E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E006EE"/>
    <w:rPr>
      <w:rFonts w:asciiTheme="majorHAnsi" w:eastAsiaTheme="majorEastAsia" w:hAnsiTheme="majorHAnsi" w:cstheme="majorBidi"/>
      <w:b/>
      <w:bCs/>
      <w:color w:val="000000" w:themeColor="text1"/>
      <w:sz w:val="24"/>
    </w:rPr>
  </w:style>
  <w:style w:type="paragraph" w:styleId="Title">
    <w:name w:val="Title"/>
    <w:basedOn w:val="Normal"/>
    <w:next w:val="Normal"/>
    <w:link w:val="TitleChar"/>
    <w:uiPriority w:val="10"/>
    <w:qFormat/>
    <w:rsid w:val="00C82DF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82DF3"/>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82DF3"/>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82DF3"/>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82DF3"/>
    <w:pPr>
      <w:spacing w:before="160"/>
      <w:ind w:left="720" w:right="720"/>
    </w:pPr>
    <w:rPr>
      <w:i/>
      <w:iCs/>
      <w:color w:val="000000" w:themeColor="text1"/>
    </w:rPr>
  </w:style>
  <w:style w:type="character" w:customStyle="1" w:styleId="QuoteChar">
    <w:name w:val="Quote Char"/>
    <w:basedOn w:val="DefaultParagraphFont"/>
    <w:link w:val="Quote"/>
    <w:uiPriority w:val="29"/>
    <w:rsid w:val="00C82DF3"/>
    <w:rPr>
      <w:i/>
      <w:iCs/>
      <w:color w:val="000000" w:themeColor="text1"/>
    </w:rPr>
  </w:style>
  <w:style w:type="character" w:customStyle="1" w:styleId="Heading4Char">
    <w:name w:val="Heading 4 Char"/>
    <w:basedOn w:val="DefaultParagraphFont"/>
    <w:link w:val="Heading4"/>
    <w:uiPriority w:val="9"/>
    <w:semiHidden/>
    <w:rsid w:val="00C82DF3"/>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82DF3"/>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C82DF3"/>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C82DF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82DF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82DF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AD30EA"/>
    <w:pPr>
      <w:spacing w:after="200" w:line="240" w:lineRule="auto"/>
    </w:pPr>
    <w:rPr>
      <w:i/>
      <w:iCs/>
      <w:szCs w:val="18"/>
    </w:rPr>
  </w:style>
  <w:style w:type="character" w:styleId="Strong">
    <w:name w:val="Strong"/>
    <w:basedOn w:val="DefaultParagraphFont"/>
    <w:uiPriority w:val="22"/>
    <w:qFormat/>
    <w:rsid w:val="00C82DF3"/>
    <w:rPr>
      <w:b/>
      <w:bCs/>
      <w:color w:val="000000" w:themeColor="text1"/>
    </w:rPr>
  </w:style>
  <w:style w:type="character" w:styleId="Emphasis">
    <w:name w:val="Emphasis"/>
    <w:basedOn w:val="DefaultParagraphFont"/>
    <w:uiPriority w:val="20"/>
    <w:qFormat/>
    <w:rsid w:val="00C82DF3"/>
    <w:rPr>
      <w:i/>
      <w:iCs/>
      <w:color w:val="auto"/>
    </w:rPr>
  </w:style>
  <w:style w:type="paragraph" w:styleId="IntenseQuote">
    <w:name w:val="Intense Quote"/>
    <w:basedOn w:val="Normal"/>
    <w:next w:val="Normal"/>
    <w:link w:val="IntenseQuoteChar"/>
    <w:uiPriority w:val="30"/>
    <w:qFormat/>
    <w:rsid w:val="00C82DF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82DF3"/>
    <w:rPr>
      <w:color w:val="000000" w:themeColor="text1"/>
      <w:shd w:val="clear" w:color="auto" w:fill="F2F2F2" w:themeFill="background1" w:themeFillShade="F2"/>
    </w:rPr>
  </w:style>
  <w:style w:type="character" w:styleId="SubtleEmphasis">
    <w:name w:val="Subtle Emphasis"/>
    <w:basedOn w:val="DefaultParagraphFont"/>
    <w:uiPriority w:val="19"/>
    <w:qFormat/>
    <w:rsid w:val="00C82DF3"/>
    <w:rPr>
      <w:i/>
      <w:iCs/>
      <w:color w:val="404040" w:themeColor="text1" w:themeTint="BF"/>
    </w:rPr>
  </w:style>
  <w:style w:type="character" w:styleId="IntenseEmphasis">
    <w:name w:val="Intense Emphasis"/>
    <w:basedOn w:val="DefaultParagraphFont"/>
    <w:uiPriority w:val="21"/>
    <w:qFormat/>
    <w:rsid w:val="00C82DF3"/>
    <w:rPr>
      <w:b/>
      <w:bCs/>
      <w:i/>
      <w:iCs/>
      <w:caps/>
    </w:rPr>
  </w:style>
  <w:style w:type="character" w:styleId="SubtleReference">
    <w:name w:val="Subtle Reference"/>
    <w:basedOn w:val="DefaultParagraphFont"/>
    <w:uiPriority w:val="31"/>
    <w:qFormat/>
    <w:rsid w:val="00C82DF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82DF3"/>
    <w:rPr>
      <w:b/>
      <w:bCs/>
      <w:smallCaps/>
      <w:u w:val="single"/>
    </w:rPr>
  </w:style>
  <w:style w:type="character" w:styleId="BookTitle">
    <w:name w:val="Book Title"/>
    <w:basedOn w:val="DefaultParagraphFont"/>
    <w:uiPriority w:val="33"/>
    <w:qFormat/>
    <w:rsid w:val="00C82DF3"/>
    <w:rPr>
      <w:b w:val="0"/>
      <w:bCs w:val="0"/>
      <w:smallCaps/>
      <w:spacing w:val="5"/>
    </w:rPr>
  </w:style>
  <w:style w:type="paragraph" w:styleId="TOCHeading">
    <w:name w:val="TOC Heading"/>
    <w:basedOn w:val="Heading1"/>
    <w:next w:val="Normal"/>
    <w:uiPriority w:val="39"/>
    <w:unhideWhenUsed/>
    <w:qFormat/>
    <w:rsid w:val="00C82DF3"/>
    <w:pPr>
      <w:ind w:left="432" w:hanging="432"/>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347AE"/>
    <w:rPr>
      <w:sz w:val="16"/>
      <w:szCs w:val="16"/>
    </w:rPr>
  </w:style>
  <w:style w:type="paragraph" w:styleId="CommentText">
    <w:name w:val="annotation text"/>
    <w:basedOn w:val="Normal"/>
    <w:link w:val="CommentTextChar"/>
    <w:uiPriority w:val="99"/>
    <w:unhideWhenUsed/>
    <w:rsid w:val="000347AE"/>
    <w:rPr>
      <w:sz w:val="20"/>
      <w:szCs w:val="20"/>
    </w:rPr>
  </w:style>
  <w:style w:type="character" w:customStyle="1" w:styleId="CommentTextChar">
    <w:name w:val="Comment Text Char"/>
    <w:basedOn w:val="DefaultParagraphFont"/>
    <w:link w:val="CommentText"/>
    <w:uiPriority w:val="99"/>
    <w:rsid w:val="000347AE"/>
    <w:rPr>
      <w:sz w:val="20"/>
      <w:szCs w:val="20"/>
    </w:rPr>
  </w:style>
  <w:style w:type="paragraph" w:styleId="CommentSubject">
    <w:name w:val="annotation subject"/>
    <w:basedOn w:val="CommentText"/>
    <w:next w:val="CommentText"/>
    <w:link w:val="CommentSubjectChar"/>
    <w:uiPriority w:val="99"/>
    <w:semiHidden/>
    <w:unhideWhenUsed/>
    <w:rsid w:val="000347AE"/>
    <w:rPr>
      <w:b/>
      <w:bCs/>
    </w:rPr>
  </w:style>
  <w:style w:type="character" w:customStyle="1" w:styleId="CommentSubjectChar">
    <w:name w:val="Comment Subject Char"/>
    <w:basedOn w:val="CommentTextChar"/>
    <w:link w:val="CommentSubject"/>
    <w:uiPriority w:val="99"/>
    <w:semiHidden/>
    <w:rsid w:val="000347AE"/>
    <w:rPr>
      <w:b/>
      <w:bCs/>
      <w:sz w:val="20"/>
      <w:szCs w:val="20"/>
    </w:rPr>
  </w:style>
  <w:style w:type="character" w:styleId="Mention">
    <w:name w:val="Mention"/>
    <w:basedOn w:val="DefaultParagraphFont"/>
    <w:uiPriority w:val="99"/>
    <w:unhideWhenUsed/>
    <w:rsid w:val="00086B8E"/>
    <w:rPr>
      <w:color w:val="2B579A"/>
      <w:shd w:val="clear" w:color="auto" w:fill="E1DFDD"/>
    </w:rPr>
  </w:style>
  <w:style w:type="paragraph" w:customStyle="1" w:styleId="TableParagraph">
    <w:name w:val="Table Paragraph"/>
    <w:basedOn w:val="Normal"/>
    <w:uiPriority w:val="1"/>
    <w:rsid w:val="00992B75"/>
    <w:pPr>
      <w:widowControl w:val="0"/>
      <w:autoSpaceDE w:val="0"/>
      <w:autoSpaceDN w:val="0"/>
      <w:spacing w:after="0"/>
      <w:ind w:left="113"/>
    </w:pPr>
    <w:rPr>
      <w:rFonts w:ascii="Times New Roman" w:eastAsia="Times New Roman" w:hAnsi="Times New Roman" w:cs="Times New Roman"/>
      <w:sz w:val="22"/>
    </w:rPr>
  </w:style>
  <w:style w:type="paragraph" w:styleId="Bibliography">
    <w:name w:val="Bibliography"/>
    <w:basedOn w:val="Normal"/>
    <w:next w:val="Normal"/>
    <w:uiPriority w:val="37"/>
    <w:unhideWhenUsed/>
    <w:rsid w:val="00FE3709"/>
    <w:pPr>
      <w:spacing w:before="120" w:after="120" w:line="240" w:lineRule="auto"/>
    </w:pPr>
  </w:style>
  <w:style w:type="paragraph" w:styleId="TOC1">
    <w:name w:val="toc 1"/>
    <w:basedOn w:val="Normal"/>
    <w:next w:val="Normal"/>
    <w:autoRedefine/>
    <w:uiPriority w:val="39"/>
    <w:unhideWhenUsed/>
    <w:rsid w:val="005874D3"/>
    <w:pPr>
      <w:spacing w:after="100"/>
    </w:pPr>
  </w:style>
  <w:style w:type="paragraph" w:styleId="TOC2">
    <w:name w:val="toc 2"/>
    <w:basedOn w:val="Normal"/>
    <w:next w:val="Normal"/>
    <w:autoRedefine/>
    <w:uiPriority w:val="39"/>
    <w:unhideWhenUsed/>
    <w:rsid w:val="005874D3"/>
    <w:pPr>
      <w:spacing w:after="100"/>
      <w:ind w:left="220"/>
    </w:pPr>
  </w:style>
  <w:style w:type="paragraph" w:styleId="TOC3">
    <w:name w:val="toc 3"/>
    <w:basedOn w:val="Normal"/>
    <w:next w:val="Normal"/>
    <w:autoRedefine/>
    <w:uiPriority w:val="39"/>
    <w:unhideWhenUsed/>
    <w:rsid w:val="005874D3"/>
    <w:pPr>
      <w:spacing w:after="100"/>
      <w:ind w:left="440"/>
    </w:pPr>
  </w:style>
  <w:style w:type="character" w:styleId="Hyperlink">
    <w:name w:val="Hyperlink"/>
    <w:basedOn w:val="DefaultParagraphFont"/>
    <w:uiPriority w:val="99"/>
    <w:unhideWhenUsed/>
    <w:rsid w:val="005874D3"/>
    <w:rPr>
      <w:color w:val="0000FF" w:themeColor="hyperlink"/>
      <w:u w:val="single"/>
    </w:rPr>
  </w:style>
  <w:style w:type="numbering" w:customStyle="1" w:styleId="Style1">
    <w:name w:val="Style1"/>
    <w:uiPriority w:val="99"/>
    <w:rsid w:val="00BA6E69"/>
    <w:pPr>
      <w:numPr>
        <w:numId w:val="15"/>
      </w:numPr>
    </w:pPr>
  </w:style>
  <w:style w:type="character" w:styleId="PlaceholderText">
    <w:name w:val="Placeholder Text"/>
    <w:basedOn w:val="DefaultParagraphFont"/>
    <w:uiPriority w:val="99"/>
    <w:semiHidden/>
    <w:rsid w:val="005C12BB"/>
    <w:rPr>
      <w:color w:val="666666"/>
    </w:rPr>
  </w:style>
  <w:style w:type="paragraph" w:customStyle="1" w:styleId="TableBody">
    <w:name w:val="Table Body"/>
    <w:basedOn w:val="Normal"/>
    <w:link w:val="TableBodyCharChar1"/>
    <w:uiPriority w:val="99"/>
    <w:rsid w:val="0096630B"/>
    <w:pPr>
      <w:spacing w:before="80" w:after="80" w:line="240" w:lineRule="auto"/>
      <w:jc w:val="left"/>
    </w:pPr>
    <w:rPr>
      <w:rFonts w:ascii="Arial" w:eastAsia="Times New Roman" w:hAnsi="Arial" w:cs="Arial"/>
      <w:sz w:val="18"/>
      <w:szCs w:val="18"/>
    </w:rPr>
  </w:style>
  <w:style w:type="character" w:customStyle="1" w:styleId="TableBodyCharChar1">
    <w:name w:val="Table Body Char Char1"/>
    <w:basedOn w:val="DefaultParagraphFont"/>
    <w:link w:val="TableBody"/>
    <w:uiPriority w:val="99"/>
    <w:locked/>
    <w:rsid w:val="0096630B"/>
    <w:rPr>
      <w:rFonts w:ascii="Arial" w:eastAsia="Times New Roman" w:hAnsi="Arial" w:cs="Arial"/>
      <w:sz w:val="18"/>
      <w:szCs w:val="18"/>
    </w:rPr>
  </w:style>
  <w:style w:type="paragraph" w:customStyle="1" w:styleId="Tablecolumnheading">
    <w:name w:val="Table column heading"/>
    <w:basedOn w:val="Normal"/>
    <w:rsid w:val="0096630B"/>
    <w:pPr>
      <w:spacing w:before="120" w:after="120" w:line="240" w:lineRule="auto"/>
      <w:jc w:val="left"/>
    </w:pPr>
    <w:rPr>
      <w:rFonts w:ascii="Arial" w:eastAsia="Times New Roman" w:hAnsi="Arial" w:cs="Times New Roman"/>
      <w:b/>
      <w:sz w:val="16"/>
      <w:szCs w:val="20"/>
    </w:rPr>
  </w:style>
  <w:style w:type="paragraph" w:customStyle="1" w:styleId="12space">
    <w:name w:val="1.2 space"/>
    <w:basedOn w:val="Normal"/>
    <w:link w:val="12spaceChar2"/>
    <w:rsid w:val="009A31B2"/>
    <w:pPr>
      <w:spacing w:after="240" w:line="288" w:lineRule="exact"/>
      <w:jc w:val="left"/>
    </w:pPr>
    <w:rPr>
      <w:rFonts w:ascii="Times" w:eastAsia="Times New Roman" w:hAnsi="Times" w:cs="Times New Roman"/>
      <w:szCs w:val="20"/>
    </w:rPr>
  </w:style>
  <w:style w:type="character" w:customStyle="1" w:styleId="12spaceChar2">
    <w:name w:val="1.2 space Char2"/>
    <w:link w:val="12space"/>
    <w:locked/>
    <w:rsid w:val="009A31B2"/>
    <w:rPr>
      <w:rFonts w:ascii="Times" w:eastAsia="Times New Roman" w:hAnsi="Times" w:cs="Times New Roman"/>
      <w:szCs w:val="20"/>
    </w:rPr>
  </w:style>
  <w:style w:type="paragraph" w:styleId="Revision">
    <w:name w:val="Revision"/>
    <w:hidden/>
    <w:uiPriority w:val="99"/>
    <w:semiHidden/>
    <w:rsid w:val="002C62A9"/>
    <w:pPr>
      <w:spacing w:after="0" w:line="240" w:lineRule="auto"/>
    </w:pPr>
  </w:style>
  <w:style w:type="table" w:styleId="ListTable6Colorful">
    <w:name w:val="List Table 6 Colorful"/>
    <w:basedOn w:val="TableNormal"/>
    <w:uiPriority w:val="51"/>
    <w:rsid w:val="00CA448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99"/>
    <w:rsid w:val="00A0103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99"/>
    <w:rsid w:val="00DE06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E3039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eofFigures">
    <w:name w:val="table of figures"/>
    <w:basedOn w:val="Normal"/>
    <w:next w:val="Normal"/>
    <w:uiPriority w:val="99"/>
    <w:unhideWhenUsed/>
    <w:rsid w:val="00465D8D"/>
    <w:pPr>
      <w:spacing w:after="0"/>
    </w:pPr>
  </w:style>
  <w:style w:type="character" w:styleId="UnresolvedMention">
    <w:name w:val="Unresolved Mention"/>
    <w:basedOn w:val="DefaultParagraphFont"/>
    <w:uiPriority w:val="99"/>
    <w:semiHidden/>
    <w:unhideWhenUsed/>
    <w:rsid w:val="00F16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748754">
      <w:bodyDiv w:val="1"/>
      <w:marLeft w:val="0"/>
      <w:marRight w:val="0"/>
      <w:marTop w:val="0"/>
      <w:marBottom w:val="0"/>
      <w:divBdr>
        <w:top w:val="none" w:sz="0" w:space="0" w:color="auto"/>
        <w:left w:val="none" w:sz="0" w:space="0" w:color="auto"/>
        <w:bottom w:val="none" w:sz="0" w:space="0" w:color="auto"/>
        <w:right w:val="none" w:sz="0" w:space="0" w:color="auto"/>
      </w:divBdr>
    </w:div>
    <w:div w:id="723261565">
      <w:bodyDiv w:val="1"/>
      <w:marLeft w:val="0"/>
      <w:marRight w:val="0"/>
      <w:marTop w:val="0"/>
      <w:marBottom w:val="0"/>
      <w:divBdr>
        <w:top w:val="none" w:sz="0" w:space="0" w:color="auto"/>
        <w:left w:val="none" w:sz="0" w:space="0" w:color="auto"/>
        <w:bottom w:val="none" w:sz="0" w:space="0" w:color="auto"/>
        <w:right w:val="none" w:sz="0" w:space="0" w:color="auto"/>
      </w:divBdr>
    </w:div>
    <w:div w:id="15653393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8" Type="http://schemas.openxmlformats.org/officeDocument/2006/relationships/header" Target="header1.xml"/><Relationship Id="rId26" Type="http://schemas.openxmlformats.org/officeDocument/2006/relationships/footer" Target="footer5.xml"/><Relationship Id="rId21" Type="http://schemas.openxmlformats.org/officeDocument/2006/relationships/footer" Target="footer2.xml"/><Relationship Id="rId7" Type="http://schemas.openxmlformats.org/officeDocument/2006/relationships/styles" Target="styles.xml"/><Relationship Id="rId17" Type="http://schemas.openxmlformats.org/officeDocument/2006/relationships/image" Target="media/image2.png"/><Relationship Id="rId25" Type="http://schemas.openxmlformats.org/officeDocument/2006/relationships/footer" Target="footer4.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32" Type="http://schemas.openxmlformats.org/officeDocument/2006/relationships/footer" Target="footer7.xml"/><Relationship Id="rId37" Type="http://schemas.microsoft.com/office/2020/10/relationships/intelligence" Target="intelligence2.xml"/><Relationship Id="rId5" Type="http://schemas.openxmlformats.org/officeDocument/2006/relationships/customXml" Target="../customXml/item5.xml"/><Relationship Id="rId23" Type="http://schemas.openxmlformats.org/officeDocument/2006/relationships/footer" Target="footer3.xml"/><Relationship Id="rId28" Type="http://schemas.openxmlformats.org/officeDocument/2006/relationships/image" Target="media/image4.jp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2.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3.xml"/><Relationship Id="rId27" Type="http://schemas.openxmlformats.org/officeDocument/2006/relationships/image" Target="media/image3.jpeg"/><Relationship Id="rId30" Type="http://schemas.openxmlformats.org/officeDocument/2006/relationships/footer" Target="footer6.xml"/><Relationship Id="rId35"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 Id="rIdPDcomments" Type="http://schemas.openxmlformats.org/officeDocument/2006/relationships/comments" Target="commen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5A565D6BAE452F80AA184EB69BB38E"/>
        <w:category>
          <w:name w:val="General"/>
          <w:gallery w:val="placeholder"/>
        </w:category>
        <w:types>
          <w:type w:val="bbPlcHdr"/>
        </w:types>
        <w:behaviors>
          <w:behavior w:val="content"/>
        </w:behaviors>
        <w:guid w:val="{43155BB0-77F6-4EE1-A1EF-BAE5A14FCDA9}"/>
      </w:docPartPr>
      <w:docPartBody>
        <w:p w:rsidR="0061240F" w:rsidRDefault="007A465B" w:rsidP="007A465B">
          <w:pPr>
            <w:pStyle w:val="E05A565D6BAE452F80AA184EB69BB38E"/>
          </w:pPr>
          <w:r w:rsidRPr="00532852">
            <w:rPr>
              <w:rStyle w:val="PlaceholderText"/>
            </w:rPr>
            <w:t>[Publish Date]</w:t>
          </w:r>
        </w:p>
      </w:docPartBody>
    </w:docPart>
    <w:docPart>
      <w:docPartPr>
        <w:name w:val="DFBCB7EFBEDC4EEBB2DC12CD4A508D21"/>
        <w:category>
          <w:name w:val="General"/>
          <w:gallery w:val="placeholder"/>
        </w:category>
        <w:types>
          <w:type w:val="bbPlcHdr"/>
        </w:types>
        <w:behaviors>
          <w:behavior w:val="content"/>
        </w:behaviors>
        <w:guid w:val="{B62AEB49-5A62-4D4B-AADB-4DFF6F6DA1C4}"/>
      </w:docPartPr>
      <w:docPartBody>
        <w:p w:rsidR="0061240F" w:rsidRDefault="007A465B" w:rsidP="007A465B">
          <w:pPr>
            <w:pStyle w:val="DFBCB7EFBEDC4EEBB2DC12CD4A508D21"/>
          </w:pPr>
          <w:r w:rsidRPr="00532852">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65B"/>
    <w:rsid w:val="000B2E84"/>
    <w:rsid w:val="00335DED"/>
    <w:rsid w:val="003F2A06"/>
    <w:rsid w:val="00520677"/>
    <w:rsid w:val="0061240F"/>
    <w:rsid w:val="007A465B"/>
    <w:rsid w:val="008679A3"/>
    <w:rsid w:val="00A509E1"/>
    <w:rsid w:val="00A80915"/>
    <w:rsid w:val="00A81EC9"/>
    <w:rsid w:val="00C61115"/>
    <w:rsid w:val="00CC6798"/>
    <w:rsid w:val="00CD0386"/>
    <w:rsid w:val="00D60936"/>
    <w:rsid w:val="00DE71DB"/>
    <w:rsid w:val="00E005FA"/>
    <w:rsid w:val="00EC36F7"/>
    <w:rsid w:val="00F53D5F"/>
    <w:rsid w:val="00F82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465B"/>
    <w:rPr>
      <w:color w:val="666666"/>
    </w:rPr>
  </w:style>
  <w:style w:type="paragraph" w:customStyle="1" w:styleId="E05A565D6BAE452F80AA184EB69BB38E">
    <w:name w:val="E05A565D6BAE452F80AA184EB69BB38E"/>
    <w:rsid w:val="007A465B"/>
  </w:style>
  <w:style w:type="paragraph" w:customStyle="1" w:styleId="DFBCB7EFBEDC4EEBB2DC12CD4A508D21">
    <w:name w:val="DFBCB7EFBEDC4EEBB2DC12CD4A508D21"/>
    <w:rsid w:val="007A46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recon-RFP">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440402-913B-43B5-A5F9-B9916DBC04F8}">
  <we:reference id="WA200010453" version="1.0.0.1" store="Omex" storeType="OMEX"/>
  <we:alternateReferences>
    <we:reference id="WA200010453" version="1.0.0.1" store="WA200010453" storeType="OMEX"/>
  </we:alternateReferences>
  <we:properties>
    <we:property name="claude.fileId" value="&quot;16da3fbb-68b7-4988-b9c1-e2862a65d9e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August 2026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55006456-545d-440f-ae7d-5de4f1812e03" xsi:nil="true"/>
    <Number xmlns="42dd472a-8c30-4720-87fc-83db2e1f99ad" xsi:nil="true"/>
    <lcf76f155ced4ddcb4097134ff3c332f xmlns="42dd472a-8c30-4720-87fc-83db2e1f99ad">
      <Terms xmlns="http://schemas.microsoft.com/office/infopath/2007/PartnerControls"/>
    </lcf76f155ced4ddcb4097134ff3c332f>
    <ProjectNumber xmlns="42dd472a-8c30-4720-87fc-83db2e1f99ad" xsi:nil="true"/>
    <Date_x002f_Time xmlns="42dd472a-8c30-4720-87fc-83db2e1f99a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3116CC6319B4A4D8D77B74DF1148140" ma:contentTypeVersion="22" ma:contentTypeDescription="Create a new document." ma:contentTypeScope="" ma:versionID="1b9723cde2b6f6d78f683b1d8670dd5b">
  <xsd:schema xmlns:xsd="http://www.w3.org/2001/XMLSchema" xmlns:xs="http://www.w3.org/2001/XMLSchema" xmlns:p="http://schemas.microsoft.com/office/2006/metadata/properties" xmlns:ns2="42dd472a-8c30-4720-87fc-83db2e1f99ad" xmlns:ns3="55006456-545d-440f-ae7d-5de4f1812e03" targetNamespace="http://schemas.microsoft.com/office/2006/metadata/properties" ma:root="true" ma:fieldsID="0e9beafb350de2e752339e3df7f8fec8" ns2:_="" ns3:_="">
    <xsd:import namespace="42dd472a-8c30-4720-87fc-83db2e1f99ad"/>
    <xsd:import namespace="55006456-545d-440f-ae7d-5de4f1812e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ProjectNumber" minOccurs="0"/>
                <xsd:element ref="ns2:MediaServiceBillingMetadata" minOccurs="0"/>
                <xsd:element ref="ns2:Date_x002f_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dd472a-8c30-4720-87fc-83db2e1f9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0a42d1f-99b1-4741-a0c3-373c2ed141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6" nillable="true" ma:displayName="Number" ma:format="Dropdown" ma:internalName="Number" ma:percentage="FALSE">
      <xsd:simpleType>
        <xsd:restriction base="dms:Number"/>
      </xsd:simpleType>
    </xsd:element>
    <xsd:element name="ProjectNumber" ma:index="27" nillable="true" ma:displayName="Project Number" ma:decimals="0" ma:format="Dropdown" ma:internalName="ProjectNumber" ma:percentage="FALSE">
      <xsd:simpleType>
        <xsd:restriction base="dms:Number"/>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Date_x002f_Time" ma:index="29" nillable="true" ma:displayName="Date/Time" ma:format="DateOnly" ma:internalName="Date_x002f_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5006456-545d-440f-ae7d-5de4f1812e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373e877-ddcb-45b4-88b7-b3e8a4a1583f}" ma:internalName="TaxCatchAll" ma:showField="CatchAllData" ma:web="55006456-545d-440f-ae7d-5de4f1812e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b:Source>
    <b:Tag>Upd24</b:Tag>
    <b:SourceType>InternetSite</b:SourceType>
    <b:Guid>{D39A1AE7-B5F7-45F4-ADC1-458CCEE94ABD}</b:Guid>
    <b:Title>Update of the Communications Uses Program, Cost Recovery Fee Schedules, and Section 512 of FLPMA for Rights-of-Way</b:Title>
    <b:Year>2024</b:Year>
    <b:InternetSiteTitle>Federal Register</b:InternetSiteTitle>
    <b:Month>May</b:Month>
    <b:Day>13</b:Day>
    <b:URL>https://www.federalregister.gov/documents/2024/04/12/2024-06997/update-of-the-communications-uses-program-cost-recovery-fee-schedules-and-section-512-of-flpma-for</b:URL>
    <b:Author>
      <b:Author>
        <b:Corporate>U.S. Department of the Interior Bureau of Land Management</b:Corporate>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5E97FD-F795-4BD1-BEE1-567545ABDF20}">
  <ds:schemaRefs>
    <ds:schemaRef ds:uri="http://schemas.microsoft.com/office/2006/metadata/properties"/>
    <ds:schemaRef ds:uri="http://schemas.microsoft.com/office/infopath/2007/PartnerControls"/>
    <ds:schemaRef ds:uri="55006456-545d-440f-ae7d-5de4f1812e03"/>
    <ds:schemaRef ds:uri="42dd472a-8c30-4720-87fc-83db2e1f99ad"/>
  </ds:schemaRefs>
</ds:datastoreItem>
</file>

<file path=customXml/itemProps3.xml><?xml version="1.0" encoding="utf-8"?>
<ds:datastoreItem xmlns:ds="http://schemas.openxmlformats.org/officeDocument/2006/customXml" ds:itemID="{BDA3B568-3D01-4E5D-B00A-842811DAD218}">
  <ds:schemaRefs>
    <ds:schemaRef ds:uri="http://schemas.microsoft.com/sharepoint/v3/contenttype/forms"/>
  </ds:schemaRefs>
</ds:datastoreItem>
</file>

<file path=customXml/itemProps4.xml><?xml version="1.0" encoding="utf-8"?>
<ds:datastoreItem xmlns:ds="http://schemas.openxmlformats.org/officeDocument/2006/customXml" ds:itemID="{C1DBD962-D95E-4E73-B6A8-75093BF9E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dd472a-8c30-4720-87fc-83db2e1f99ad"/>
    <ds:schemaRef ds:uri="55006456-545d-440f-ae7d-5de4f1812e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086EDDB-CA54-4A5C-A7E2-0BC3F1297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1447</TotalTime>
  <Pages>43</Pages>
  <Words>17652</Words>
  <Characters>100623</Characters>
  <Application>Microsoft Office Word</Application>
  <DocSecurity>0</DocSecurity>
  <Lines>838</Lines>
  <Paragraphs>236</Paragraphs>
  <ScaleCrop>false</ScaleCrop>
  <Manager/>
  <Company/>
  <LinksUpToDate>false</LinksUpToDate>
  <CharactersWithSpaces>118039</CharactersWithSpaces>
  <SharedDoc>false</SharedDoc>
  <HyperlinkBase/>
  <HLinks>
    <vt:vector size="468" baseType="variant">
      <vt:variant>
        <vt:i4>1572918</vt:i4>
      </vt:variant>
      <vt:variant>
        <vt:i4>470</vt:i4>
      </vt:variant>
      <vt:variant>
        <vt:i4>0</vt:i4>
      </vt:variant>
      <vt:variant>
        <vt:i4>5</vt:i4>
      </vt:variant>
      <vt:variant>
        <vt:lpwstr/>
      </vt:variant>
      <vt:variant>
        <vt:lpwstr>_Toc236729025</vt:lpwstr>
      </vt:variant>
      <vt:variant>
        <vt:i4>1572918</vt:i4>
      </vt:variant>
      <vt:variant>
        <vt:i4>464</vt:i4>
      </vt:variant>
      <vt:variant>
        <vt:i4>0</vt:i4>
      </vt:variant>
      <vt:variant>
        <vt:i4>5</vt:i4>
      </vt:variant>
      <vt:variant>
        <vt:lpwstr/>
      </vt:variant>
      <vt:variant>
        <vt:lpwstr>_Toc236729024</vt:lpwstr>
      </vt:variant>
      <vt:variant>
        <vt:i4>1572918</vt:i4>
      </vt:variant>
      <vt:variant>
        <vt:i4>458</vt:i4>
      </vt:variant>
      <vt:variant>
        <vt:i4>0</vt:i4>
      </vt:variant>
      <vt:variant>
        <vt:i4>5</vt:i4>
      </vt:variant>
      <vt:variant>
        <vt:lpwstr/>
      </vt:variant>
      <vt:variant>
        <vt:lpwstr>_Toc236729023</vt:lpwstr>
      </vt:variant>
      <vt:variant>
        <vt:i4>1572918</vt:i4>
      </vt:variant>
      <vt:variant>
        <vt:i4>452</vt:i4>
      </vt:variant>
      <vt:variant>
        <vt:i4>0</vt:i4>
      </vt:variant>
      <vt:variant>
        <vt:i4>5</vt:i4>
      </vt:variant>
      <vt:variant>
        <vt:lpwstr/>
      </vt:variant>
      <vt:variant>
        <vt:lpwstr>_Toc236729022</vt:lpwstr>
      </vt:variant>
      <vt:variant>
        <vt:i4>1572918</vt:i4>
      </vt:variant>
      <vt:variant>
        <vt:i4>446</vt:i4>
      </vt:variant>
      <vt:variant>
        <vt:i4>0</vt:i4>
      </vt:variant>
      <vt:variant>
        <vt:i4>5</vt:i4>
      </vt:variant>
      <vt:variant>
        <vt:lpwstr/>
      </vt:variant>
      <vt:variant>
        <vt:lpwstr>_Toc236729021</vt:lpwstr>
      </vt:variant>
      <vt:variant>
        <vt:i4>1572918</vt:i4>
      </vt:variant>
      <vt:variant>
        <vt:i4>440</vt:i4>
      </vt:variant>
      <vt:variant>
        <vt:i4>0</vt:i4>
      </vt:variant>
      <vt:variant>
        <vt:i4>5</vt:i4>
      </vt:variant>
      <vt:variant>
        <vt:lpwstr/>
      </vt:variant>
      <vt:variant>
        <vt:lpwstr>_Toc236729020</vt:lpwstr>
      </vt:variant>
      <vt:variant>
        <vt:i4>1769526</vt:i4>
      </vt:variant>
      <vt:variant>
        <vt:i4>434</vt:i4>
      </vt:variant>
      <vt:variant>
        <vt:i4>0</vt:i4>
      </vt:variant>
      <vt:variant>
        <vt:i4>5</vt:i4>
      </vt:variant>
      <vt:variant>
        <vt:lpwstr/>
      </vt:variant>
      <vt:variant>
        <vt:lpwstr>_Toc236729019</vt:lpwstr>
      </vt:variant>
      <vt:variant>
        <vt:i4>1769526</vt:i4>
      </vt:variant>
      <vt:variant>
        <vt:i4>428</vt:i4>
      </vt:variant>
      <vt:variant>
        <vt:i4>0</vt:i4>
      </vt:variant>
      <vt:variant>
        <vt:i4>5</vt:i4>
      </vt:variant>
      <vt:variant>
        <vt:lpwstr/>
      </vt:variant>
      <vt:variant>
        <vt:lpwstr>_Toc236729018</vt:lpwstr>
      </vt:variant>
      <vt:variant>
        <vt:i4>1769535</vt:i4>
      </vt:variant>
      <vt:variant>
        <vt:i4>419</vt:i4>
      </vt:variant>
      <vt:variant>
        <vt:i4>0</vt:i4>
      </vt:variant>
      <vt:variant>
        <vt:i4>5</vt:i4>
      </vt:variant>
      <vt:variant>
        <vt:lpwstr/>
      </vt:variant>
      <vt:variant>
        <vt:lpwstr>_Toc236728909</vt:lpwstr>
      </vt:variant>
      <vt:variant>
        <vt:i4>1769535</vt:i4>
      </vt:variant>
      <vt:variant>
        <vt:i4>413</vt:i4>
      </vt:variant>
      <vt:variant>
        <vt:i4>0</vt:i4>
      </vt:variant>
      <vt:variant>
        <vt:i4>5</vt:i4>
      </vt:variant>
      <vt:variant>
        <vt:lpwstr/>
      </vt:variant>
      <vt:variant>
        <vt:lpwstr>_Toc236728908</vt:lpwstr>
      </vt:variant>
      <vt:variant>
        <vt:i4>1900596</vt:i4>
      </vt:variant>
      <vt:variant>
        <vt:i4>404</vt:i4>
      </vt:variant>
      <vt:variant>
        <vt:i4>0</vt:i4>
      </vt:variant>
      <vt:variant>
        <vt:i4>5</vt:i4>
      </vt:variant>
      <vt:variant>
        <vt:lpwstr/>
      </vt:variant>
      <vt:variant>
        <vt:lpwstr>_Toc240358357</vt:lpwstr>
      </vt:variant>
      <vt:variant>
        <vt:i4>1900596</vt:i4>
      </vt:variant>
      <vt:variant>
        <vt:i4>398</vt:i4>
      </vt:variant>
      <vt:variant>
        <vt:i4>0</vt:i4>
      </vt:variant>
      <vt:variant>
        <vt:i4>5</vt:i4>
      </vt:variant>
      <vt:variant>
        <vt:lpwstr/>
      </vt:variant>
      <vt:variant>
        <vt:lpwstr>_Toc240358356</vt:lpwstr>
      </vt:variant>
      <vt:variant>
        <vt:i4>1900596</vt:i4>
      </vt:variant>
      <vt:variant>
        <vt:i4>392</vt:i4>
      </vt:variant>
      <vt:variant>
        <vt:i4>0</vt:i4>
      </vt:variant>
      <vt:variant>
        <vt:i4>5</vt:i4>
      </vt:variant>
      <vt:variant>
        <vt:lpwstr/>
      </vt:variant>
      <vt:variant>
        <vt:lpwstr>_Toc240358355</vt:lpwstr>
      </vt:variant>
      <vt:variant>
        <vt:i4>1900596</vt:i4>
      </vt:variant>
      <vt:variant>
        <vt:i4>386</vt:i4>
      </vt:variant>
      <vt:variant>
        <vt:i4>0</vt:i4>
      </vt:variant>
      <vt:variant>
        <vt:i4>5</vt:i4>
      </vt:variant>
      <vt:variant>
        <vt:lpwstr/>
      </vt:variant>
      <vt:variant>
        <vt:lpwstr>_Toc240358354</vt:lpwstr>
      </vt:variant>
      <vt:variant>
        <vt:i4>1900596</vt:i4>
      </vt:variant>
      <vt:variant>
        <vt:i4>380</vt:i4>
      </vt:variant>
      <vt:variant>
        <vt:i4>0</vt:i4>
      </vt:variant>
      <vt:variant>
        <vt:i4>5</vt:i4>
      </vt:variant>
      <vt:variant>
        <vt:lpwstr/>
      </vt:variant>
      <vt:variant>
        <vt:lpwstr>_Toc240358353</vt:lpwstr>
      </vt:variant>
      <vt:variant>
        <vt:i4>1900596</vt:i4>
      </vt:variant>
      <vt:variant>
        <vt:i4>374</vt:i4>
      </vt:variant>
      <vt:variant>
        <vt:i4>0</vt:i4>
      </vt:variant>
      <vt:variant>
        <vt:i4>5</vt:i4>
      </vt:variant>
      <vt:variant>
        <vt:lpwstr/>
      </vt:variant>
      <vt:variant>
        <vt:lpwstr>_Toc240358352</vt:lpwstr>
      </vt:variant>
      <vt:variant>
        <vt:i4>1900596</vt:i4>
      </vt:variant>
      <vt:variant>
        <vt:i4>368</vt:i4>
      </vt:variant>
      <vt:variant>
        <vt:i4>0</vt:i4>
      </vt:variant>
      <vt:variant>
        <vt:i4>5</vt:i4>
      </vt:variant>
      <vt:variant>
        <vt:lpwstr/>
      </vt:variant>
      <vt:variant>
        <vt:lpwstr>_Toc240358351</vt:lpwstr>
      </vt:variant>
      <vt:variant>
        <vt:i4>1900596</vt:i4>
      </vt:variant>
      <vt:variant>
        <vt:i4>362</vt:i4>
      </vt:variant>
      <vt:variant>
        <vt:i4>0</vt:i4>
      </vt:variant>
      <vt:variant>
        <vt:i4>5</vt:i4>
      </vt:variant>
      <vt:variant>
        <vt:lpwstr/>
      </vt:variant>
      <vt:variant>
        <vt:lpwstr>_Toc240358350</vt:lpwstr>
      </vt:variant>
      <vt:variant>
        <vt:i4>1835060</vt:i4>
      </vt:variant>
      <vt:variant>
        <vt:i4>356</vt:i4>
      </vt:variant>
      <vt:variant>
        <vt:i4>0</vt:i4>
      </vt:variant>
      <vt:variant>
        <vt:i4>5</vt:i4>
      </vt:variant>
      <vt:variant>
        <vt:lpwstr/>
      </vt:variant>
      <vt:variant>
        <vt:lpwstr>_Toc240358349</vt:lpwstr>
      </vt:variant>
      <vt:variant>
        <vt:i4>1835060</vt:i4>
      </vt:variant>
      <vt:variant>
        <vt:i4>350</vt:i4>
      </vt:variant>
      <vt:variant>
        <vt:i4>0</vt:i4>
      </vt:variant>
      <vt:variant>
        <vt:i4>5</vt:i4>
      </vt:variant>
      <vt:variant>
        <vt:lpwstr/>
      </vt:variant>
      <vt:variant>
        <vt:lpwstr>_Toc240358348</vt:lpwstr>
      </vt:variant>
      <vt:variant>
        <vt:i4>1835060</vt:i4>
      </vt:variant>
      <vt:variant>
        <vt:i4>344</vt:i4>
      </vt:variant>
      <vt:variant>
        <vt:i4>0</vt:i4>
      </vt:variant>
      <vt:variant>
        <vt:i4>5</vt:i4>
      </vt:variant>
      <vt:variant>
        <vt:lpwstr/>
      </vt:variant>
      <vt:variant>
        <vt:lpwstr>_Toc240358347</vt:lpwstr>
      </vt:variant>
      <vt:variant>
        <vt:i4>1835060</vt:i4>
      </vt:variant>
      <vt:variant>
        <vt:i4>338</vt:i4>
      </vt:variant>
      <vt:variant>
        <vt:i4>0</vt:i4>
      </vt:variant>
      <vt:variant>
        <vt:i4>5</vt:i4>
      </vt:variant>
      <vt:variant>
        <vt:lpwstr/>
      </vt:variant>
      <vt:variant>
        <vt:lpwstr>_Toc240358346</vt:lpwstr>
      </vt:variant>
      <vt:variant>
        <vt:i4>1835060</vt:i4>
      </vt:variant>
      <vt:variant>
        <vt:i4>332</vt:i4>
      </vt:variant>
      <vt:variant>
        <vt:i4>0</vt:i4>
      </vt:variant>
      <vt:variant>
        <vt:i4>5</vt:i4>
      </vt:variant>
      <vt:variant>
        <vt:lpwstr/>
      </vt:variant>
      <vt:variant>
        <vt:lpwstr>_Toc240358345</vt:lpwstr>
      </vt:variant>
      <vt:variant>
        <vt:i4>1835060</vt:i4>
      </vt:variant>
      <vt:variant>
        <vt:i4>326</vt:i4>
      </vt:variant>
      <vt:variant>
        <vt:i4>0</vt:i4>
      </vt:variant>
      <vt:variant>
        <vt:i4>5</vt:i4>
      </vt:variant>
      <vt:variant>
        <vt:lpwstr/>
      </vt:variant>
      <vt:variant>
        <vt:lpwstr>_Toc240358344</vt:lpwstr>
      </vt:variant>
      <vt:variant>
        <vt:i4>1835060</vt:i4>
      </vt:variant>
      <vt:variant>
        <vt:i4>320</vt:i4>
      </vt:variant>
      <vt:variant>
        <vt:i4>0</vt:i4>
      </vt:variant>
      <vt:variant>
        <vt:i4>5</vt:i4>
      </vt:variant>
      <vt:variant>
        <vt:lpwstr/>
      </vt:variant>
      <vt:variant>
        <vt:lpwstr>_Toc240358343</vt:lpwstr>
      </vt:variant>
      <vt:variant>
        <vt:i4>1835060</vt:i4>
      </vt:variant>
      <vt:variant>
        <vt:i4>314</vt:i4>
      </vt:variant>
      <vt:variant>
        <vt:i4>0</vt:i4>
      </vt:variant>
      <vt:variant>
        <vt:i4>5</vt:i4>
      </vt:variant>
      <vt:variant>
        <vt:lpwstr/>
      </vt:variant>
      <vt:variant>
        <vt:lpwstr>_Toc240358342</vt:lpwstr>
      </vt:variant>
      <vt:variant>
        <vt:i4>1835060</vt:i4>
      </vt:variant>
      <vt:variant>
        <vt:i4>308</vt:i4>
      </vt:variant>
      <vt:variant>
        <vt:i4>0</vt:i4>
      </vt:variant>
      <vt:variant>
        <vt:i4>5</vt:i4>
      </vt:variant>
      <vt:variant>
        <vt:lpwstr/>
      </vt:variant>
      <vt:variant>
        <vt:lpwstr>_Toc240358341</vt:lpwstr>
      </vt:variant>
      <vt:variant>
        <vt:i4>1835060</vt:i4>
      </vt:variant>
      <vt:variant>
        <vt:i4>302</vt:i4>
      </vt:variant>
      <vt:variant>
        <vt:i4>0</vt:i4>
      </vt:variant>
      <vt:variant>
        <vt:i4>5</vt:i4>
      </vt:variant>
      <vt:variant>
        <vt:lpwstr/>
      </vt:variant>
      <vt:variant>
        <vt:lpwstr>_Toc240358340</vt:lpwstr>
      </vt:variant>
      <vt:variant>
        <vt:i4>1769524</vt:i4>
      </vt:variant>
      <vt:variant>
        <vt:i4>296</vt:i4>
      </vt:variant>
      <vt:variant>
        <vt:i4>0</vt:i4>
      </vt:variant>
      <vt:variant>
        <vt:i4>5</vt:i4>
      </vt:variant>
      <vt:variant>
        <vt:lpwstr/>
      </vt:variant>
      <vt:variant>
        <vt:lpwstr>_Toc240358339</vt:lpwstr>
      </vt:variant>
      <vt:variant>
        <vt:i4>1769524</vt:i4>
      </vt:variant>
      <vt:variant>
        <vt:i4>290</vt:i4>
      </vt:variant>
      <vt:variant>
        <vt:i4>0</vt:i4>
      </vt:variant>
      <vt:variant>
        <vt:i4>5</vt:i4>
      </vt:variant>
      <vt:variant>
        <vt:lpwstr/>
      </vt:variant>
      <vt:variant>
        <vt:lpwstr>_Toc240358338</vt:lpwstr>
      </vt:variant>
      <vt:variant>
        <vt:i4>1769524</vt:i4>
      </vt:variant>
      <vt:variant>
        <vt:i4>284</vt:i4>
      </vt:variant>
      <vt:variant>
        <vt:i4>0</vt:i4>
      </vt:variant>
      <vt:variant>
        <vt:i4>5</vt:i4>
      </vt:variant>
      <vt:variant>
        <vt:lpwstr/>
      </vt:variant>
      <vt:variant>
        <vt:lpwstr>_Toc240358337</vt:lpwstr>
      </vt:variant>
      <vt:variant>
        <vt:i4>1769524</vt:i4>
      </vt:variant>
      <vt:variant>
        <vt:i4>278</vt:i4>
      </vt:variant>
      <vt:variant>
        <vt:i4>0</vt:i4>
      </vt:variant>
      <vt:variant>
        <vt:i4>5</vt:i4>
      </vt:variant>
      <vt:variant>
        <vt:lpwstr/>
      </vt:variant>
      <vt:variant>
        <vt:lpwstr>_Toc240358336</vt:lpwstr>
      </vt:variant>
      <vt:variant>
        <vt:i4>1769524</vt:i4>
      </vt:variant>
      <vt:variant>
        <vt:i4>272</vt:i4>
      </vt:variant>
      <vt:variant>
        <vt:i4>0</vt:i4>
      </vt:variant>
      <vt:variant>
        <vt:i4>5</vt:i4>
      </vt:variant>
      <vt:variant>
        <vt:lpwstr/>
      </vt:variant>
      <vt:variant>
        <vt:lpwstr>_Toc240358335</vt:lpwstr>
      </vt:variant>
      <vt:variant>
        <vt:i4>1769524</vt:i4>
      </vt:variant>
      <vt:variant>
        <vt:i4>266</vt:i4>
      </vt:variant>
      <vt:variant>
        <vt:i4>0</vt:i4>
      </vt:variant>
      <vt:variant>
        <vt:i4>5</vt:i4>
      </vt:variant>
      <vt:variant>
        <vt:lpwstr/>
      </vt:variant>
      <vt:variant>
        <vt:lpwstr>_Toc240358334</vt:lpwstr>
      </vt:variant>
      <vt:variant>
        <vt:i4>1769524</vt:i4>
      </vt:variant>
      <vt:variant>
        <vt:i4>260</vt:i4>
      </vt:variant>
      <vt:variant>
        <vt:i4>0</vt:i4>
      </vt:variant>
      <vt:variant>
        <vt:i4>5</vt:i4>
      </vt:variant>
      <vt:variant>
        <vt:lpwstr/>
      </vt:variant>
      <vt:variant>
        <vt:lpwstr>_Toc240358333</vt:lpwstr>
      </vt:variant>
      <vt:variant>
        <vt:i4>1769524</vt:i4>
      </vt:variant>
      <vt:variant>
        <vt:i4>254</vt:i4>
      </vt:variant>
      <vt:variant>
        <vt:i4>0</vt:i4>
      </vt:variant>
      <vt:variant>
        <vt:i4>5</vt:i4>
      </vt:variant>
      <vt:variant>
        <vt:lpwstr/>
      </vt:variant>
      <vt:variant>
        <vt:lpwstr>_Toc240358332</vt:lpwstr>
      </vt:variant>
      <vt:variant>
        <vt:i4>1769524</vt:i4>
      </vt:variant>
      <vt:variant>
        <vt:i4>248</vt:i4>
      </vt:variant>
      <vt:variant>
        <vt:i4>0</vt:i4>
      </vt:variant>
      <vt:variant>
        <vt:i4>5</vt:i4>
      </vt:variant>
      <vt:variant>
        <vt:lpwstr/>
      </vt:variant>
      <vt:variant>
        <vt:lpwstr>_Toc240358331</vt:lpwstr>
      </vt:variant>
      <vt:variant>
        <vt:i4>1769524</vt:i4>
      </vt:variant>
      <vt:variant>
        <vt:i4>242</vt:i4>
      </vt:variant>
      <vt:variant>
        <vt:i4>0</vt:i4>
      </vt:variant>
      <vt:variant>
        <vt:i4>5</vt:i4>
      </vt:variant>
      <vt:variant>
        <vt:lpwstr/>
      </vt:variant>
      <vt:variant>
        <vt:lpwstr>_Toc240358330</vt:lpwstr>
      </vt:variant>
      <vt:variant>
        <vt:i4>1703988</vt:i4>
      </vt:variant>
      <vt:variant>
        <vt:i4>236</vt:i4>
      </vt:variant>
      <vt:variant>
        <vt:i4>0</vt:i4>
      </vt:variant>
      <vt:variant>
        <vt:i4>5</vt:i4>
      </vt:variant>
      <vt:variant>
        <vt:lpwstr/>
      </vt:variant>
      <vt:variant>
        <vt:lpwstr>_Toc240358329</vt:lpwstr>
      </vt:variant>
      <vt:variant>
        <vt:i4>1703988</vt:i4>
      </vt:variant>
      <vt:variant>
        <vt:i4>230</vt:i4>
      </vt:variant>
      <vt:variant>
        <vt:i4>0</vt:i4>
      </vt:variant>
      <vt:variant>
        <vt:i4>5</vt:i4>
      </vt:variant>
      <vt:variant>
        <vt:lpwstr/>
      </vt:variant>
      <vt:variant>
        <vt:lpwstr>_Toc240358328</vt:lpwstr>
      </vt:variant>
      <vt:variant>
        <vt:i4>1703988</vt:i4>
      </vt:variant>
      <vt:variant>
        <vt:i4>224</vt:i4>
      </vt:variant>
      <vt:variant>
        <vt:i4>0</vt:i4>
      </vt:variant>
      <vt:variant>
        <vt:i4>5</vt:i4>
      </vt:variant>
      <vt:variant>
        <vt:lpwstr/>
      </vt:variant>
      <vt:variant>
        <vt:lpwstr>_Toc240358327</vt:lpwstr>
      </vt:variant>
      <vt:variant>
        <vt:i4>1703988</vt:i4>
      </vt:variant>
      <vt:variant>
        <vt:i4>218</vt:i4>
      </vt:variant>
      <vt:variant>
        <vt:i4>0</vt:i4>
      </vt:variant>
      <vt:variant>
        <vt:i4>5</vt:i4>
      </vt:variant>
      <vt:variant>
        <vt:lpwstr/>
      </vt:variant>
      <vt:variant>
        <vt:lpwstr>_Toc240358326</vt:lpwstr>
      </vt:variant>
      <vt:variant>
        <vt:i4>1703988</vt:i4>
      </vt:variant>
      <vt:variant>
        <vt:i4>212</vt:i4>
      </vt:variant>
      <vt:variant>
        <vt:i4>0</vt:i4>
      </vt:variant>
      <vt:variant>
        <vt:i4>5</vt:i4>
      </vt:variant>
      <vt:variant>
        <vt:lpwstr/>
      </vt:variant>
      <vt:variant>
        <vt:lpwstr>_Toc240358325</vt:lpwstr>
      </vt:variant>
      <vt:variant>
        <vt:i4>1703988</vt:i4>
      </vt:variant>
      <vt:variant>
        <vt:i4>206</vt:i4>
      </vt:variant>
      <vt:variant>
        <vt:i4>0</vt:i4>
      </vt:variant>
      <vt:variant>
        <vt:i4>5</vt:i4>
      </vt:variant>
      <vt:variant>
        <vt:lpwstr/>
      </vt:variant>
      <vt:variant>
        <vt:lpwstr>_Toc240358324</vt:lpwstr>
      </vt:variant>
      <vt:variant>
        <vt:i4>1703988</vt:i4>
      </vt:variant>
      <vt:variant>
        <vt:i4>200</vt:i4>
      </vt:variant>
      <vt:variant>
        <vt:i4>0</vt:i4>
      </vt:variant>
      <vt:variant>
        <vt:i4>5</vt:i4>
      </vt:variant>
      <vt:variant>
        <vt:lpwstr/>
      </vt:variant>
      <vt:variant>
        <vt:lpwstr>_Toc240358323</vt:lpwstr>
      </vt:variant>
      <vt:variant>
        <vt:i4>1703988</vt:i4>
      </vt:variant>
      <vt:variant>
        <vt:i4>194</vt:i4>
      </vt:variant>
      <vt:variant>
        <vt:i4>0</vt:i4>
      </vt:variant>
      <vt:variant>
        <vt:i4>5</vt:i4>
      </vt:variant>
      <vt:variant>
        <vt:lpwstr/>
      </vt:variant>
      <vt:variant>
        <vt:lpwstr>_Toc240358322</vt:lpwstr>
      </vt:variant>
      <vt:variant>
        <vt:i4>1703988</vt:i4>
      </vt:variant>
      <vt:variant>
        <vt:i4>188</vt:i4>
      </vt:variant>
      <vt:variant>
        <vt:i4>0</vt:i4>
      </vt:variant>
      <vt:variant>
        <vt:i4>5</vt:i4>
      </vt:variant>
      <vt:variant>
        <vt:lpwstr/>
      </vt:variant>
      <vt:variant>
        <vt:lpwstr>_Toc240358321</vt:lpwstr>
      </vt:variant>
      <vt:variant>
        <vt:i4>1703988</vt:i4>
      </vt:variant>
      <vt:variant>
        <vt:i4>182</vt:i4>
      </vt:variant>
      <vt:variant>
        <vt:i4>0</vt:i4>
      </vt:variant>
      <vt:variant>
        <vt:i4>5</vt:i4>
      </vt:variant>
      <vt:variant>
        <vt:lpwstr/>
      </vt:variant>
      <vt:variant>
        <vt:lpwstr>_Toc240358320</vt:lpwstr>
      </vt:variant>
      <vt:variant>
        <vt:i4>1638452</vt:i4>
      </vt:variant>
      <vt:variant>
        <vt:i4>176</vt:i4>
      </vt:variant>
      <vt:variant>
        <vt:i4>0</vt:i4>
      </vt:variant>
      <vt:variant>
        <vt:i4>5</vt:i4>
      </vt:variant>
      <vt:variant>
        <vt:lpwstr/>
      </vt:variant>
      <vt:variant>
        <vt:lpwstr>_Toc240358319</vt:lpwstr>
      </vt:variant>
      <vt:variant>
        <vt:i4>1638452</vt:i4>
      </vt:variant>
      <vt:variant>
        <vt:i4>170</vt:i4>
      </vt:variant>
      <vt:variant>
        <vt:i4>0</vt:i4>
      </vt:variant>
      <vt:variant>
        <vt:i4>5</vt:i4>
      </vt:variant>
      <vt:variant>
        <vt:lpwstr/>
      </vt:variant>
      <vt:variant>
        <vt:lpwstr>_Toc240358318</vt:lpwstr>
      </vt:variant>
      <vt:variant>
        <vt:i4>1638452</vt:i4>
      </vt:variant>
      <vt:variant>
        <vt:i4>164</vt:i4>
      </vt:variant>
      <vt:variant>
        <vt:i4>0</vt:i4>
      </vt:variant>
      <vt:variant>
        <vt:i4>5</vt:i4>
      </vt:variant>
      <vt:variant>
        <vt:lpwstr/>
      </vt:variant>
      <vt:variant>
        <vt:lpwstr>_Toc240358317</vt:lpwstr>
      </vt:variant>
      <vt:variant>
        <vt:i4>1638452</vt:i4>
      </vt:variant>
      <vt:variant>
        <vt:i4>158</vt:i4>
      </vt:variant>
      <vt:variant>
        <vt:i4>0</vt:i4>
      </vt:variant>
      <vt:variant>
        <vt:i4>5</vt:i4>
      </vt:variant>
      <vt:variant>
        <vt:lpwstr/>
      </vt:variant>
      <vt:variant>
        <vt:lpwstr>_Toc240358316</vt:lpwstr>
      </vt:variant>
      <vt:variant>
        <vt:i4>1638452</vt:i4>
      </vt:variant>
      <vt:variant>
        <vt:i4>152</vt:i4>
      </vt:variant>
      <vt:variant>
        <vt:i4>0</vt:i4>
      </vt:variant>
      <vt:variant>
        <vt:i4>5</vt:i4>
      </vt:variant>
      <vt:variant>
        <vt:lpwstr/>
      </vt:variant>
      <vt:variant>
        <vt:lpwstr>_Toc240358315</vt:lpwstr>
      </vt:variant>
      <vt:variant>
        <vt:i4>1638452</vt:i4>
      </vt:variant>
      <vt:variant>
        <vt:i4>146</vt:i4>
      </vt:variant>
      <vt:variant>
        <vt:i4>0</vt:i4>
      </vt:variant>
      <vt:variant>
        <vt:i4>5</vt:i4>
      </vt:variant>
      <vt:variant>
        <vt:lpwstr/>
      </vt:variant>
      <vt:variant>
        <vt:lpwstr>_Toc240358314</vt:lpwstr>
      </vt:variant>
      <vt:variant>
        <vt:i4>1638452</vt:i4>
      </vt:variant>
      <vt:variant>
        <vt:i4>140</vt:i4>
      </vt:variant>
      <vt:variant>
        <vt:i4>0</vt:i4>
      </vt:variant>
      <vt:variant>
        <vt:i4>5</vt:i4>
      </vt:variant>
      <vt:variant>
        <vt:lpwstr/>
      </vt:variant>
      <vt:variant>
        <vt:lpwstr>_Toc240358313</vt:lpwstr>
      </vt:variant>
      <vt:variant>
        <vt:i4>1638452</vt:i4>
      </vt:variant>
      <vt:variant>
        <vt:i4>134</vt:i4>
      </vt:variant>
      <vt:variant>
        <vt:i4>0</vt:i4>
      </vt:variant>
      <vt:variant>
        <vt:i4>5</vt:i4>
      </vt:variant>
      <vt:variant>
        <vt:lpwstr/>
      </vt:variant>
      <vt:variant>
        <vt:lpwstr>_Toc240358312</vt:lpwstr>
      </vt:variant>
      <vt:variant>
        <vt:i4>1638452</vt:i4>
      </vt:variant>
      <vt:variant>
        <vt:i4>128</vt:i4>
      </vt:variant>
      <vt:variant>
        <vt:i4>0</vt:i4>
      </vt:variant>
      <vt:variant>
        <vt:i4>5</vt:i4>
      </vt:variant>
      <vt:variant>
        <vt:lpwstr/>
      </vt:variant>
      <vt:variant>
        <vt:lpwstr>_Toc240358311</vt:lpwstr>
      </vt:variant>
      <vt:variant>
        <vt:i4>1638452</vt:i4>
      </vt:variant>
      <vt:variant>
        <vt:i4>122</vt:i4>
      </vt:variant>
      <vt:variant>
        <vt:i4>0</vt:i4>
      </vt:variant>
      <vt:variant>
        <vt:i4>5</vt:i4>
      </vt:variant>
      <vt:variant>
        <vt:lpwstr/>
      </vt:variant>
      <vt:variant>
        <vt:lpwstr>_Toc240358310</vt:lpwstr>
      </vt:variant>
      <vt:variant>
        <vt:i4>1572916</vt:i4>
      </vt:variant>
      <vt:variant>
        <vt:i4>116</vt:i4>
      </vt:variant>
      <vt:variant>
        <vt:i4>0</vt:i4>
      </vt:variant>
      <vt:variant>
        <vt:i4>5</vt:i4>
      </vt:variant>
      <vt:variant>
        <vt:lpwstr/>
      </vt:variant>
      <vt:variant>
        <vt:lpwstr>_Toc240358309</vt:lpwstr>
      </vt:variant>
      <vt:variant>
        <vt:i4>1572916</vt:i4>
      </vt:variant>
      <vt:variant>
        <vt:i4>110</vt:i4>
      </vt:variant>
      <vt:variant>
        <vt:i4>0</vt:i4>
      </vt:variant>
      <vt:variant>
        <vt:i4>5</vt:i4>
      </vt:variant>
      <vt:variant>
        <vt:lpwstr/>
      </vt:variant>
      <vt:variant>
        <vt:lpwstr>_Toc240358308</vt:lpwstr>
      </vt:variant>
      <vt:variant>
        <vt:i4>1572916</vt:i4>
      </vt:variant>
      <vt:variant>
        <vt:i4>104</vt:i4>
      </vt:variant>
      <vt:variant>
        <vt:i4>0</vt:i4>
      </vt:variant>
      <vt:variant>
        <vt:i4>5</vt:i4>
      </vt:variant>
      <vt:variant>
        <vt:lpwstr/>
      </vt:variant>
      <vt:variant>
        <vt:lpwstr>_Toc240358307</vt:lpwstr>
      </vt:variant>
      <vt:variant>
        <vt:i4>1572916</vt:i4>
      </vt:variant>
      <vt:variant>
        <vt:i4>98</vt:i4>
      </vt:variant>
      <vt:variant>
        <vt:i4>0</vt:i4>
      </vt:variant>
      <vt:variant>
        <vt:i4>5</vt:i4>
      </vt:variant>
      <vt:variant>
        <vt:lpwstr/>
      </vt:variant>
      <vt:variant>
        <vt:lpwstr>_Toc240358306</vt:lpwstr>
      </vt:variant>
      <vt:variant>
        <vt:i4>1572916</vt:i4>
      </vt:variant>
      <vt:variant>
        <vt:i4>92</vt:i4>
      </vt:variant>
      <vt:variant>
        <vt:i4>0</vt:i4>
      </vt:variant>
      <vt:variant>
        <vt:i4>5</vt:i4>
      </vt:variant>
      <vt:variant>
        <vt:lpwstr/>
      </vt:variant>
      <vt:variant>
        <vt:lpwstr>_Toc240358305</vt:lpwstr>
      </vt:variant>
      <vt:variant>
        <vt:i4>1572916</vt:i4>
      </vt:variant>
      <vt:variant>
        <vt:i4>86</vt:i4>
      </vt:variant>
      <vt:variant>
        <vt:i4>0</vt:i4>
      </vt:variant>
      <vt:variant>
        <vt:i4>5</vt:i4>
      </vt:variant>
      <vt:variant>
        <vt:lpwstr/>
      </vt:variant>
      <vt:variant>
        <vt:lpwstr>_Toc240358304</vt:lpwstr>
      </vt:variant>
      <vt:variant>
        <vt:i4>1572916</vt:i4>
      </vt:variant>
      <vt:variant>
        <vt:i4>80</vt:i4>
      </vt:variant>
      <vt:variant>
        <vt:i4>0</vt:i4>
      </vt:variant>
      <vt:variant>
        <vt:i4>5</vt:i4>
      </vt:variant>
      <vt:variant>
        <vt:lpwstr/>
      </vt:variant>
      <vt:variant>
        <vt:lpwstr>_Toc240358303</vt:lpwstr>
      </vt:variant>
      <vt:variant>
        <vt:i4>1572916</vt:i4>
      </vt:variant>
      <vt:variant>
        <vt:i4>74</vt:i4>
      </vt:variant>
      <vt:variant>
        <vt:i4>0</vt:i4>
      </vt:variant>
      <vt:variant>
        <vt:i4>5</vt:i4>
      </vt:variant>
      <vt:variant>
        <vt:lpwstr/>
      </vt:variant>
      <vt:variant>
        <vt:lpwstr>_Toc240358302</vt:lpwstr>
      </vt:variant>
      <vt:variant>
        <vt:i4>1572916</vt:i4>
      </vt:variant>
      <vt:variant>
        <vt:i4>68</vt:i4>
      </vt:variant>
      <vt:variant>
        <vt:i4>0</vt:i4>
      </vt:variant>
      <vt:variant>
        <vt:i4>5</vt:i4>
      </vt:variant>
      <vt:variant>
        <vt:lpwstr/>
      </vt:variant>
      <vt:variant>
        <vt:lpwstr>_Toc240358301</vt:lpwstr>
      </vt:variant>
      <vt:variant>
        <vt:i4>1572916</vt:i4>
      </vt:variant>
      <vt:variant>
        <vt:i4>62</vt:i4>
      </vt:variant>
      <vt:variant>
        <vt:i4>0</vt:i4>
      </vt:variant>
      <vt:variant>
        <vt:i4>5</vt:i4>
      </vt:variant>
      <vt:variant>
        <vt:lpwstr/>
      </vt:variant>
      <vt:variant>
        <vt:lpwstr>_Toc240358300</vt:lpwstr>
      </vt:variant>
      <vt:variant>
        <vt:i4>1114165</vt:i4>
      </vt:variant>
      <vt:variant>
        <vt:i4>56</vt:i4>
      </vt:variant>
      <vt:variant>
        <vt:i4>0</vt:i4>
      </vt:variant>
      <vt:variant>
        <vt:i4>5</vt:i4>
      </vt:variant>
      <vt:variant>
        <vt:lpwstr/>
      </vt:variant>
      <vt:variant>
        <vt:lpwstr>_Toc240358299</vt:lpwstr>
      </vt:variant>
      <vt:variant>
        <vt:i4>1114165</vt:i4>
      </vt:variant>
      <vt:variant>
        <vt:i4>50</vt:i4>
      </vt:variant>
      <vt:variant>
        <vt:i4>0</vt:i4>
      </vt:variant>
      <vt:variant>
        <vt:i4>5</vt:i4>
      </vt:variant>
      <vt:variant>
        <vt:lpwstr/>
      </vt:variant>
      <vt:variant>
        <vt:lpwstr>_Toc240358298</vt:lpwstr>
      </vt:variant>
      <vt:variant>
        <vt:i4>1114165</vt:i4>
      </vt:variant>
      <vt:variant>
        <vt:i4>44</vt:i4>
      </vt:variant>
      <vt:variant>
        <vt:i4>0</vt:i4>
      </vt:variant>
      <vt:variant>
        <vt:i4>5</vt:i4>
      </vt:variant>
      <vt:variant>
        <vt:lpwstr/>
      </vt:variant>
      <vt:variant>
        <vt:lpwstr>_Toc240358297</vt:lpwstr>
      </vt:variant>
      <vt:variant>
        <vt:i4>1114165</vt:i4>
      </vt:variant>
      <vt:variant>
        <vt:i4>38</vt:i4>
      </vt:variant>
      <vt:variant>
        <vt:i4>0</vt:i4>
      </vt:variant>
      <vt:variant>
        <vt:i4>5</vt:i4>
      </vt:variant>
      <vt:variant>
        <vt:lpwstr/>
      </vt:variant>
      <vt:variant>
        <vt:lpwstr>_Toc240358296</vt:lpwstr>
      </vt:variant>
      <vt:variant>
        <vt:i4>1114165</vt:i4>
      </vt:variant>
      <vt:variant>
        <vt:i4>32</vt:i4>
      </vt:variant>
      <vt:variant>
        <vt:i4>0</vt:i4>
      </vt:variant>
      <vt:variant>
        <vt:i4>5</vt:i4>
      </vt:variant>
      <vt:variant>
        <vt:lpwstr/>
      </vt:variant>
      <vt:variant>
        <vt:lpwstr>_Toc240358295</vt:lpwstr>
      </vt:variant>
      <vt:variant>
        <vt:i4>1114165</vt:i4>
      </vt:variant>
      <vt:variant>
        <vt:i4>26</vt:i4>
      </vt:variant>
      <vt:variant>
        <vt:i4>0</vt:i4>
      </vt:variant>
      <vt:variant>
        <vt:i4>5</vt:i4>
      </vt:variant>
      <vt:variant>
        <vt:lpwstr/>
      </vt:variant>
      <vt:variant>
        <vt:lpwstr>_Toc240358294</vt:lpwstr>
      </vt:variant>
      <vt:variant>
        <vt:i4>1114165</vt:i4>
      </vt:variant>
      <vt:variant>
        <vt:i4>20</vt:i4>
      </vt:variant>
      <vt:variant>
        <vt:i4>0</vt:i4>
      </vt:variant>
      <vt:variant>
        <vt:i4>5</vt:i4>
      </vt:variant>
      <vt:variant>
        <vt:lpwstr/>
      </vt:variant>
      <vt:variant>
        <vt:lpwstr>_Toc240358293</vt:lpwstr>
      </vt:variant>
      <vt:variant>
        <vt:i4>1114165</vt:i4>
      </vt:variant>
      <vt:variant>
        <vt:i4>14</vt:i4>
      </vt:variant>
      <vt:variant>
        <vt:i4>0</vt:i4>
      </vt:variant>
      <vt:variant>
        <vt:i4>5</vt:i4>
      </vt:variant>
      <vt:variant>
        <vt:lpwstr/>
      </vt:variant>
      <vt:variant>
        <vt:lpwstr>_Toc240358292</vt:lpwstr>
      </vt:variant>
      <vt:variant>
        <vt:i4>1114165</vt:i4>
      </vt:variant>
      <vt:variant>
        <vt:i4>8</vt:i4>
      </vt:variant>
      <vt:variant>
        <vt:i4>0</vt:i4>
      </vt:variant>
      <vt:variant>
        <vt:i4>5</vt:i4>
      </vt:variant>
      <vt:variant>
        <vt:lpwstr/>
      </vt:variant>
      <vt:variant>
        <vt:lpwstr>_Toc240358291</vt:lpwstr>
      </vt:variant>
      <vt:variant>
        <vt:i4>1114165</vt:i4>
      </vt:variant>
      <vt:variant>
        <vt:i4>2</vt:i4>
      </vt:variant>
      <vt:variant>
        <vt:i4>0</vt:i4>
      </vt:variant>
      <vt:variant>
        <vt:i4>5</vt:i4>
      </vt:variant>
      <vt:variant>
        <vt:lpwstr/>
      </vt:variant>
      <vt:variant>
        <vt:lpwstr>_Toc240358290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Energy Project Solutions, LLC</dc:creator>
  <cp:keywords/>
  <dc:description/>
  <cp:lastModifiedBy>Nader Khalil</cp:lastModifiedBy>
  <cp:revision>51</cp:revision>
  <dcterms:created xsi:type="dcterms:W3CDTF">2026-08-20T06:30:00Z</dcterms:created>
  <dcterms:modified xsi:type="dcterms:W3CDTF">2026-09-18T23:35:00Z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0x01010013116CC6319B4A4D8D77B74DF1148140</vt:lpwstr>
  </property>
  <property fmtid="{D5CDD505-2E9C-101B-9397-08002B2CF9AE}" pid="3" name="MediaServiceImageTags">
    <vt:lpwstr/>
  </property>
</Properties>
</file>